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id w:val="2093122784"/>
        <w:docPartObj>
          <w:docPartGallery w:val="Cover Pages"/>
          <w:docPartUnique/>
        </w:docPartObj>
      </w:sdtPr>
      <w:sdtEndPr>
        <w:rPr>
          <w:b/>
          <w:bCs/>
          <w:sz w:val="100"/>
          <w:szCs w:val="100"/>
        </w:rPr>
      </w:sdtEndPr>
      <w:sdtContent>
        <w:p w14:paraId="1080C608" w14:textId="279FF408" w:rsidR="007A40A7" w:rsidRDefault="007A40A7">
          <w:r>
            <w:rPr>
              <w:noProof/>
            </w:rPr>
            <mc:AlternateContent>
              <mc:Choice Requires="wpg">
                <w:drawing>
                  <wp:anchor distT="0" distB="0" distL="114300" distR="114300" simplePos="0" relativeHeight="251659264" behindDoc="1" locked="0" layoutInCell="1" allowOverlap="1" wp14:anchorId="3739DCDA" wp14:editId="41DA56A9">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416C684" w14:textId="56B1EE80" w:rsidR="007A40A7" w:rsidRPr="007A40A7" w:rsidRDefault="007A40A7">
                                      <w:pPr>
                                        <w:pStyle w:val="NoSpacing"/>
                                        <w:rPr>
                                          <w:color w:val="FFFFFF" w:themeColor="background1"/>
                                          <w:sz w:val="72"/>
                                          <w:szCs w:val="72"/>
                                        </w:rPr>
                                      </w:pPr>
                                      <w:r w:rsidRPr="007A40A7">
                                        <w:rPr>
                                          <w:color w:val="FFFFFF" w:themeColor="background1"/>
                                          <w:sz w:val="72"/>
                                          <w:szCs w:val="72"/>
                                        </w:rPr>
                                        <w:t>Robert Fox</w:t>
                                      </w:r>
                                      <w:r>
                                        <w:rPr>
                                          <w:color w:val="FFFFFF" w:themeColor="background1"/>
                                          <w:sz w:val="72"/>
                                          <w:szCs w:val="72"/>
                                        </w:rPr>
                                        <w:t xml:space="preserve"> 20088034</w:t>
                                      </w:r>
                                    </w:p>
                                  </w:sdtContent>
                                </w:sdt>
                                <w:p w14:paraId="58CA9470" w14:textId="2DC154F4" w:rsidR="007A40A7" w:rsidRDefault="007A40A7">
                                  <w:pPr>
                                    <w:pStyle w:val="NoSpacing"/>
                                    <w:rPr>
                                      <w:caps/>
                                      <w:color w:val="FFFFFF" w:themeColor="background1"/>
                                    </w:rPr>
                                  </w:pPr>
                                  <w:sdt>
                                    <w:sdtPr>
                                      <w:rPr>
                                        <w:caps/>
                                        <w:color w:val="FFFFFF" w:themeColor="background1"/>
                                        <w:sz w:val="52"/>
                                        <w:szCs w:val="52"/>
                                      </w:rPr>
                                      <w:alias w:val="Company"/>
                                      <w:tag w:val=""/>
                                      <w:id w:val="922067218"/>
                                      <w:dataBinding w:prefixMappings="xmlns:ns0='http://schemas.openxmlformats.org/officeDocument/2006/extended-properties' " w:xpath="/ns0:Properties[1]/ns0:Company[1]" w:storeItemID="{6668398D-A668-4E3E-A5EB-62B293D839F1}"/>
                                      <w:text/>
                                    </w:sdtPr>
                                    <w:sdtContent>
                                      <w:r w:rsidRPr="007A40A7">
                                        <w:rPr>
                                          <w:caps/>
                                          <w:color w:val="FFFFFF" w:themeColor="background1"/>
                                          <w:sz w:val="52"/>
                                          <w:szCs w:val="52"/>
                                        </w:rPr>
                                        <w:t>SSD 1</w:t>
                                      </w:r>
                                    </w:sdtContent>
                                  </w:sdt>
                                  <w:r>
                                    <w:rPr>
                                      <w:caps/>
                                      <w:color w:val="FFFFFF" w:themeColor="background1"/>
                                    </w:rPr>
                                    <w:t xml:space="preserve"> | </w:t>
                                  </w:r>
                                  <w:sdt>
                                    <w:sdtPr>
                                      <w:rPr>
                                        <w:caps/>
                                        <w:color w:val="FFFFFF" w:themeColor="background1"/>
                                        <w:sz w:val="52"/>
                                        <w:szCs w:val="52"/>
                                      </w:rPr>
                                      <w:alias w:val="Address"/>
                                      <w:tag w:val=""/>
                                      <w:id w:val="2113163453"/>
                                      <w:dataBinding w:prefixMappings="xmlns:ns0='http://schemas.microsoft.com/office/2006/coverPageProps' " w:xpath="/ns0:CoverPageProperties[1]/ns0:CompanyAddress[1]" w:storeItemID="{55AF091B-3C7A-41E3-B477-F2FDAA23CFDA}"/>
                                      <w:text/>
                                    </w:sdtPr>
                                    <w:sdtContent>
                                      <w:r w:rsidRPr="007A40A7">
                                        <w:rPr>
                                          <w:caps/>
                                          <w:color w:val="FFFFFF" w:themeColor="background1"/>
                                          <w:sz w:val="52"/>
                                          <w:szCs w:val="52"/>
                                        </w:rPr>
                                        <w:t>communications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44"/>
                                      <w:szCs w:val="144"/>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D8AF77C" w14:textId="70353513" w:rsidR="007A40A7" w:rsidRPr="007A40A7" w:rsidRDefault="007A40A7">
                                      <w:pPr>
                                        <w:pStyle w:val="NoSpacing"/>
                                        <w:pBdr>
                                          <w:bottom w:val="single" w:sz="6" w:space="4" w:color="7F7F7F" w:themeColor="text1" w:themeTint="80"/>
                                        </w:pBdr>
                                        <w:rPr>
                                          <w:rFonts w:asciiTheme="majorHAnsi" w:eastAsiaTheme="majorEastAsia" w:hAnsiTheme="majorHAnsi" w:cstheme="majorBidi"/>
                                          <w:color w:val="595959" w:themeColor="text1" w:themeTint="A6"/>
                                          <w:sz w:val="144"/>
                                          <w:szCs w:val="144"/>
                                        </w:rPr>
                                      </w:pPr>
                                      <w:r w:rsidRPr="007A40A7">
                                        <w:rPr>
                                          <w:rFonts w:asciiTheme="majorHAnsi" w:eastAsiaTheme="majorEastAsia" w:hAnsiTheme="majorHAnsi" w:cstheme="majorBidi"/>
                                          <w:color w:val="595959" w:themeColor="text1" w:themeTint="A6"/>
                                          <w:sz w:val="144"/>
                                          <w:szCs w:val="144"/>
                                        </w:rPr>
                                        <w:t>SSD1 CA 3</w:t>
                                      </w:r>
                                    </w:p>
                                  </w:sdtContent>
                                </w:sdt>
                                <w:sdt>
                                  <w:sdtPr>
                                    <w:rPr>
                                      <w:caps/>
                                      <w:color w:val="2B577A" w:themeColor="text2"/>
                                      <w:sz w:val="96"/>
                                      <w:szCs w:val="9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27450F37" w14:textId="02D81319" w:rsidR="007A40A7" w:rsidRPr="007A40A7" w:rsidRDefault="007A40A7">
                                      <w:pPr>
                                        <w:pStyle w:val="NoSpacing"/>
                                        <w:spacing w:before="240"/>
                                        <w:rPr>
                                          <w:caps/>
                                          <w:color w:val="2B577A" w:themeColor="text2"/>
                                          <w:sz w:val="96"/>
                                          <w:szCs w:val="96"/>
                                        </w:rPr>
                                      </w:pPr>
                                      <w:r w:rsidRPr="007A40A7">
                                        <w:rPr>
                                          <w:caps/>
                                          <w:color w:val="2B577A" w:themeColor="text2"/>
                                          <w:sz w:val="96"/>
                                          <w:szCs w:val="96"/>
                                        </w:rPr>
                                        <w:t>mARY CLARKE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39DCD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183b8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15a24 [3205]" stroked="f" strokeweight="1pt">
                      <v:textbox inset="36pt,14.4pt,36pt,36pt">
                        <w:txbxContent>
                          <w:sdt>
                            <w:sdtPr>
                              <w:rPr>
                                <w:color w:val="FFFFFF" w:themeColor="background1"/>
                                <w:sz w:val="72"/>
                                <w:szCs w:val="7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416C684" w14:textId="56B1EE80" w:rsidR="007A40A7" w:rsidRPr="007A40A7" w:rsidRDefault="007A40A7">
                                <w:pPr>
                                  <w:pStyle w:val="NoSpacing"/>
                                  <w:rPr>
                                    <w:color w:val="FFFFFF" w:themeColor="background1"/>
                                    <w:sz w:val="72"/>
                                    <w:szCs w:val="72"/>
                                  </w:rPr>
                                </w:pPr>
                                <w:r w:rsidRPr="007A40A7">
                                  <w:rPr>
                                    <w:color w:val="FFFFFF" w:themeColor="background1"/>
                                    <w:sz w:val="72"/>
                                    <w:szCs w:val="72"/>
                                  </w:rPr>
                                  <w:t>Robert Fox</w:t>
                                </w:r>
                                <w:r>
                                  <w:rPr>
                                    <w:color w:val="FFFFFF" w:themeColor="background1"/>
                                    <w:sz w:val="72"/>
                                    <w:szCs w:val="72"/>
                                  </w:rPr>
                                  <w:t xml:space="preserve"> 20088034</w:t>
                                </w:r>
                              </w:p>
                            </w:sdtContent>
                          </w:sdt>
                          <w:p w14:paraId="58CA9470" w14:textId="2DC154F4" w:rsidR="007A40A7" w:rsidRDefault="007A40A7">
                            <w:pPr>
                              <w:pStyle w:val="NoSpacing"/>
                              <w:rPr>
                                <w:caps/>
                                <w:color w:val="FFFFFF" w:themeColor="background1"/>
                              </w:rPr>
                            </w:pPr>
                            <w:sdt>
                              <w:sdtPr>
                                <w:rPr>
                                  <w:caps/>
                                  <w:color w:val="FFFFFF" w:themeColor="background1"/>
                                  <w:sz w:val="52"/>
                                  <w:szCs w:val="52"/>
                                </w:rPr>
                                <w:alias w:val="Company"/>
                                <w:tag w:val=""/>
                                <w:id w:val="922067218"/>
                                <w:dataBinding w:prefixMappings="xmlns:ns0='http://schemas.openxmlformats.org/officeDocument/2006/extended-properties' " w:xpath="/ns0:Properties[1]/ns0:Company[1]" w:storeItemID="{6668398D-A668-4E3E-A5EB-62B293D839F1}"/>
                                <w:text/>
                              </w:sdtPr>
                              <w:sdtContent>
                                <w:r w:rsidRPr="007A40A7">
                                  <w:rPr>
                                    <w:caps/>
                                    <w:color w:val="FFFFFF" w:themeColor="background1"/>
                                    <w:sz w:val="52"/>
                                    <w:szCs w:val="52"/>
                                  </w:rPr>
                                  <w:t>SSD 1</w:t>
                                </w:r>
                              </w:sdtContent>
                            </w:sdt>
                            <w:r>
                              <w:rPr>
                                <w:caps/>
                                <w:color w:val="FFFFFF" w:themeColor="background1"/>
                              </w:rPr>
                              <w:t xml:space="preserve"> | </w:t>
                            </w:r>
                            <w:sdt>
                              <w:sdtPr>
                                <w:rPr>
                                  <w:caps/>
                                  <w:color w:val="FFFFFF" w:themeColor="background1"/>
                                  <w:sz w:val="52"/>
                                  <w:szCs w:val="52"/>
                                </w:rPr>
                                <w:alias w:val="Address"/>
                                <w:tag w:val=""/>
                                <w:id w:val="2113163453"/>
                                <w:dataBinding w:prefixMappings="xmlns:ns0='http://schemas.microsoft.com/office/2006/coverPageProps' " w:xpath="/ns0:CoverPageProperties[1]/ns0:CompanyAddress[1]" w:storeItemID="{55AF091B-3C7A-41E3-B477-F2FDAA23CFDA}"/>
                                <w:text/>
                              </w:sdtPr>
                              <w:sdtContent>
                                <w:r w:rsidRPr="007A40A7">
                                  <w:rPr>
                                    <w:caps/>
                                    <w:color w:val="FFFFFF" w:themeColor="background1"/>
                                    <w:sz w:val="52"/>
                                    <w:szCs w:val="52"/>
                                  </w:rPr>
                                  <w:t>communications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44"/>
                                <w:szCs w:val="144"/>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D8AF77C" w14:textId="70353513" w:rsidR="007A40A7" w:rsidRPr="007A40A7" w:rsidRDefault="007A40A7">
                                <w:pPr>
                                  <w:pStyle w:val="NoSpacing"/>
                                  <w:pBdr>
                                    <w:bottom w:val="single" w:sz="6" w:space="4" w:color="7F7F7F" w:themeColor="text1" w:themeTint="80"/>
                                  </w:pBdr>
                                  <w:rPr>
                                    <w:rFonts w:asciiTheme="majorHAnsi" w:eastAsiaTheme="majorEastAsia" w:hAnsiTheme="majorHAnsi" w:cstheme="majorBidi"/>
                                    <w:color w:val="595959" w:themeColor="text1" w:themeTint="A6"/>
                                    <w:sz w:val="144"/>
                                    <w:szCs w:val="144"/>
                                  </w:rPr>
                                </w:pPr>
                                <w:r w:rsidRPr="007A40A7">
                                  <w:rPr>
                                    <w:rFonts w:asciiTheme="majorHAnsi" w:eastAsiaTheme="majorEastAsia" w:hAnsiTheme="majorHAnsi" w:cstheme="majorBidi"/>
                                    <w:color w:val="595959" w:themeColor="text1" w:themeTint="A6"/>
                                    <w:sz w:val="144"/>
                                    <w:szCs w:val="144"/>
                                  </w:rPr>
                                  <w:t>SSD1 CA 3</w:t>
                                </w:r>
                              </w:p>
                            </w:sdtContent>
                          </w:sdt>
                          <w:sdt>
                            <w:sdtPr>
                              <w:rPr>
                                <w:caps/>
                                <w:color w:val="2B577A" w:themeColor="text2"/>
                                <w:sz w:val="96"/>
                                <w:szCs w:val="9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27450F37" w14:textId="02D81319" w:rsidR="007A40A7" w:rsidRPr="007A40A7" w:rsidRDefault="007A40A7">
                                <w:pPr>
                                  <w:pStyle w:val="NoSpacing"/>
                                  <w:spacing w:before="240"/>
                                  <w:rPr>
                                    <w:caps/>
                                    <w:color w:val="2B577A" w:themeColor="text2"/>
                                    <w:sz w:val="96"/>
                                    <w:szCs w:val="96"/>
                                  </w:rPr>
                                </w:pPr>
                                <w:r w:rsidRPr="007A40A7">
                                  <w:rPr>
                                    <w:caps/>
                                    <w:color w:val="2B577A" w:themeColor="text2"/>
                                    <w:sz w:val="96"/>
                                    <w:szCs w:val="96"/>
                                  </w:rPr>
                                  <w:t>mARY CLARKE</w:t>
                                </w:r>
                              </w:p>
                            </w:sdtContent>
                          </w:sdt>
                        </w:txbxContent>
                      </v:textbox>
                    </v:shape>
                    <w10:wrap anchorx="page" anchory="page"/>
                  </v:group>
                </w:pict>
              </mc:Fallback>
            </mc:AlternateContent>
          </w:r>
        </w:p>
        <w:p w14:paraId="4E29C4E6" w14:textId="337389F7" w:rsidR="007A40A7" w:rsidRDefault="007A40A7" w:rsidP="007A40A7">
          <w:pPr>
            <w:jc w:val="both"/>
            <w:rPr>
              <w:b/>
              <w:bCs/>
              <w:sz w:val="100"/>
              <w:szCs w:val="100"/>
            </w:rPr>
          </w:pPr>
        </w:p>
      </w:sdtContent>
    </w:sdt>
    <w:p w14:paraId="15851751" w14:textId="30A1E70E" w:rsidR="007A40A7" w:rsidRDefault="007A40A7" w:rsidP="007A40A7">
      <w:pPr>
        <w:rPr>
          <w:rFonts w:asciiTheme="majorHAnsi" w:eastAsiaTheme="majorEastAsia" w:hAnsiTheme="majorHAnsi" w:cstheme="majorBidi"/>
          <w:b/>
          <w:bCs/>
          <w:caps/>
          <w:color w:val="C23C0C" w:themeColor="accent2" w:themeShade="BF"/>
          <w:kern w:val="28"/>
          <w:sz w:val="100"/>
          <w:szCs w:val="100"/>
        </w:rPr>
      </w:pPr>
      <w:r>
        <w:rPr>
          <w:b/>
          <w:bCs/>
          <w:sz w:val="100"/>
          <w:szCs w:val="100"/>
        </w:rPr>
        <w:br w:type="page"/>
      </w:r>
    </w:p>
    <w:p w14:paraId="1B9FBDC2" w14:textId="0D29BEB0" w:rsidR="00912AF0" w:rsidRPr="00912AF0" w:rsidRDefault="00912AF0" w:rsidP="00912AF0">
      <w:pPr>
        <w:pStyle w:val="Title"/>
        <w:rPr>
          <w:b/>
          <w:bCs/>
          <w:sz w:val="100"/>
          <w:szCs w:val="100"/>
        </w:rPr>
      </w:pPr>
      <w:r w:rsidRPr="00912AF0">
        <w:rPr>
          <w:b/>
          <w:bCs/>
          <w:sz w:val="100"/>
          <w:szCs w:val="100"/>
        </w:rPr>
        <w:lastRenderedPageBreak/>
        <w:t>Setting up home a media center</w:t>
      </w:r>
    </w:p>
    <w:p w14:paraId="2BCED7B6" w14:textId="77777777" w:rsidR="00912AF0" w:rsidRDefault="00912AF0"/>
    <w:p w14:paraId="554A8FD5" w14:textId="287CAE8E" w:rsidR="00500BE2" w:rsidRDefault="00427C7A" w:rsidP="00500BE2">
      <w:r>
        <w:rPr>
          <w:noProof/>
          <w:lang w:eastAsia="en-US"/>
        </w:rPr>
        <w:drawing>
          <wp:inline distT="0" distB="0" distL="0" distR="0" wp14:anchorId="58A57B12" wp14:editId="41B7904C">
            <wp:extent cx="685800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2FB4B5.jpg"/>
                    <pic:cNvPicPr/>
                  </pic:nvPicPr>
                  <pic:blipFill>
                    <a:blip r:embed="rId12"/>
                    <a:stretch>
                      <a:fillRect/>
                    </a:stretch>
                  </pic:blipFill>
                  <pic:spPr>
                    <a:xfrm>
                      <a:off x="0" y="0"/>
                      <a:ext cx="6858000" cy="3333750"/>
                    </a:xfrm>
                    <a:prstGeom prst="rect">
                      <a:avLst/>
                    </a:prstGeom>
                  </pic:spPr>
                </pic:pic>
              </a:graphicData>
            </a:graphic>
          </wp:inline>
        </w:drawing>
      </w:r>
    </w:p>
    <w:p w14:paraId="7E6813F8" w14:textId="47C28020" w:rsidR="00EF78BF" w:rsidRDefault="00912AF0">
      <w:pPr>
        <w:pStyle w:val="Heading1"/>
      </w:pPr>
      <w:r>
        <w:t>The aim of this workshop is to equip you with the know-how to set up your own personalized home media center.</w:t>
      </w:r>
    </w:p>
    <w:p w14:paraId="79D31CD5" w14:textId="344FBCE2" w:rsidR="00EF78BF" w:rsidRDefault="00912AF0">
      <w:pPr>
        <w:pStyle w:val="Heading2"/>
      </w:pPr>
      <w:r>
        <w:t>It will be a 2-day event in which we look at 4 of your 5 senses and how they relate to enhancing your</w:t>
      </w:r>
      <w:r w:rsidR="00500BE2">
        <w:t xml:space="preserve"> entertainment</w:t>
      </w:r>
      <w:r>
        <w:t xml:space="preserve"> experience.</w:t>
      </w:r>
    </w:p>
    <w:p w14:paraId="6404BB7F" w14:textId="5915EF0C" w:rsidR="00912AF0" w:rsidRDefault="00500BE2">
      <w:pPr>
        <w:pStyle w:val="Heading2"/>
      </w:pPr>
      <w:r>
        <w:t xml:space="preserve">The senses we will be concerned with are: Sight, Sound, </w:t>
      </w:r>
      <w:r w:rsidR="00B85806">
        <w:t>Smell</w:t>
      </w:r>
      <w:r>
        <w:t xml:space="preserve"> and Touch.</w:t>
      </w:r>
    </w:p>
    <w:p w14:paraId="73ACE5A9" w14:textId="7D2BBDF0" w:rsidR="00500BE2" w:rsidRDefault="00500BE2">
      <w:pPr>
        <w:pStyle w:val="Heading2"/>
      </w:pPr>
      <w:r>
        <w:t>I’ll leave the Taste and the Snacks up to you!</w:t>
      </w:r>
    </w:p>
    <w:p w14:paraId="33060E71" w14:textId="52413EB3" w:rsidR="00EF78BF" w:rsidRDefault="00912AF0" w:rsidP="00912AF0">
      <w:pPr>
        <w:pStyle w:val="Subtitle"/>
        <w:ind w:left="1440" w:firstLine="720"/>
        <w:jc w:val="both"/>
      </w:pPr>
      <w:r>
        <w:t>Robert Fox</w:t>
      </w:r>
      <w:r w:rsidR="00427C7A">
        <w:t xml:space="preserve">: </w:t>
      </w:r>
      <w:r>
        <w:t>20088034@wit.ie</w:t>
      </w:r>
    </w:p>
    <w:sdt>
      <w:sdtPr>
        <w:rPr>
          <w:rFonts w:asciiTheme="minorHAnsi" w:eastAsiaTheme="minorEastAsia" w:hAnsiTheme="minorHAnsi" w:cstheme="minorBidi"/>
          <w:color w:val="auto"/>
          <w:sz w:val="44"/>
          <w:szCs w:val="44"/>
        </w:rPr>
        <w:id w:val="-881331645"/>
        <w:docPartObj>
          <w:docPartGallery w:val="Table of Contents"/>
          <w:docPartUnique/>
        </w:docPartObj>
      </w:sdtPr>
      <w:sdtEndPr>
        <w:rPr>
          <w:sz w:val="22"/>
          <w:szCs w:val="22"/>
        </w:rPr>
      </w:sdtEndPr>
      <w:sdtContent>
        <w:p w14:paraId="7D0F4E63" w14:textId="747FCBD8" w:rsidR="00E03D2C" w:rsidRPr="004B0672" w:rsidRDefault="00E03D2C">
          <w:pPr>
            <w:pStyle w:val="TOCHeading"/>
            <w:rPr>
              <w:sz w:val="44"/>
              <w:szCs w:val="44"/>
            </w:rPr>
          </w:pPr>
          <w:r w:rsidRPr="004B0672">
            <w:rPr>
              <w:sz w:val="44"/>
              <w:szCs w:val="44"/>
            </w:rPr>
            <w:t>Table of Contents</w:t>
          </w:r>
        </w:p>
        <w:p w14:paraId="4F3F2263" w14:textId="7CCCCF5E" w:rsidR="00E03D2C" w:rsidRPr="004B0672" w:rsidRDefault="00DF7EFA">
          <w:pPr>
            <w:pStyle w:val="TOC1"/>
            <w:rPr>
              <w:sz w:val="44"/>
              <w:szCs w:val="44"/>
            </w:rPr>
          </w:pPr>
          <w:r w:rsidRPr="004B0672">
            <w:rPr>
              <w:b/>
              <w:bCs/>
              <w:sz w:val="44"/>
              <w:szCs w:val="44"/>
            </w:rPr>
            <w:t>Title Page</w:t>
          </w:r>
          <w:r w:rsidR="00E03D2C" w:rsidRPr="004B0672">
            <w:rPr>
              <w:sz w:val="44"/>
              <w:szCs w:val="44"/>
            </w:rPr>
            <w:ptab w:relativeTo="margin" w:alignment="right" w:leader="dot"/>
          </w:r>
          <w:r w:rsidRPr="004B0672">
            <w:rPr>
              <w:b/>
              <w:bCs/>
              <w:sz w:val="44"/>
              <w:szCs w:val="44"/>
            </w:rPr>
            <w:t>0</w:t>
          </w:r>
        </w:p>
        <w:p w14:paraId="44172048" w14:textId="035CDDC0" w:rsidR="00E03D2C" w:rsidRPr="004B0672" w:rsidRDefault="00DF7EFA">
          <w:pPr>
            <w:pStyle w:val="TOC2"/>
            <w:ind w:left="216"/>
            <w:rPr>
              <w:sz w:val="44"/>
              <w:szCs w:val="44"/>
            </w:rPr>
          </w:pPr>
          <w:r w:rsidRPr="004B0672">
            <w:rPr>
              <w:sz w:val="44"/>
              <w:szCs w:val="44"/>
            </w:rPr>
            <w:t>Executive Summary</w:t>
          </w:r>
          <w:r w:rsidR="00E03D2C" w:rsidRPr="004B0672">
            <w:rPr>
              <w:sz w:val="44"/>
              <w:szCs w:val="44"/>
            </w:rPr>
            <w:ptab w:relativeTo="margin" w:alignment="right" w:leader="dot"/>
          </w:r>
          <w:r w:rsidRPr="004B0672">
            <w:rPr>
              <w:sz w:val="44"/>
              <w:szCs w:val="44"/>
            </w:rPr>
            <w:t>1</w:t>
          </w:r>
        </w:p>
        <w:p w14:paraId="463E4EB6" w14:textId="6D0837EC" w:rsidR="00E03D2C" w:rsidRPr="004B0672" w:rsidRDefault="00DF7EFA">
          <w:pPr>
            <w:pStyle w:val="TOC3"/>
            <w:ind w:left="446"/>
            <w:rPr>
              <w:sz w:val="44"/>
              <w:szCs w:val="44"/>
            </w:rPr>
          </w:pPr>
          <w:r w:rsidRPr="004B0672">
            <w:rPr>
              <w:sz w:val="44"/>
              <w:szCs w:val="44"/>
            </w:rPr>
            <w:t>Table of Contents</w:t>
          </w:r>
          <w:r w:rsidR="00E03D2C" w:rsidRPr="004B0672">
            <w:rPr>
              <w:sz w:val="44"/>
              <w:szCs w:val="44"/>
            </w:rPr>
            <w:ptab w:relativeTo="margin" w:alignment="right" w:leader="dot"/>
          </w:r>
          <w:r w:rsidRPr="004B0672">
            <w:rPr>
              <w:sz w:val="44"/>
              <w:szCs w:val="44"/>
            </w:rPr>
            <w:t>2</w:t>
          </w:r>
        </w:p>
        <w:p w14:paraId="5F5E6CD0" w14:textId="3BDE4C4E" w:rsidR="00E03D2C" w:rsidRPr="004B0672" w:rsidRDefault="0019127C">
          <w:pPr>
            <w:pStyle w:val="TOC1"/>
            <w:rPr>
              <w:sz w:val="44"/>
              <w:szCs w:val="44"/>
            </w:rPr>
          </w:pPr>
          <w:r w:rsidRPr="004B0672">
            <w:rPr>
              <w:b/>
              <w:bCs/>
              <w:sz w:val="44"/>
              <w:szCs w:val="44"/>
            </w:rPr>
            <w:t>Workshop Plan</w:t>
          </w:r>
          <w:r w:rsidR="00E03D2C" w:rsidRPr="004B0672">
            <w:rPr>
              <w:sz w:val="44"/>
              <w:szCs w:val="44"/>
            </w:rPr>
            <w:ptab w:relativeTo="margin" w:alignment="right" w:leader="dot"/>
          </w:r>
          <w:r w:rsidR="00DF7EFA" w:rsidRPr="004B0672">
            <w:rPr>
              <w:b/>
              <w:bCs/>
              <w:sz w:val="44"/>
              <w:szCs w:val="44"/>
            </w:rPr>
            <w:t>3</w:t>
          </w:r>
        </w:p>
        <w:p w14:paraId="44815974" w14:textId="20D54354" w:rsidR="00E03D2C" w:rsidRPr="004B0672" w:rsidRDefault="00DF7EFA">
          <w:pPr>
            <w:pStyle w:val="TOC2"/>
            <w:ind w:left="216"/>
            <w:rPr>
              <w:sz w:val="44"/>
              <w:szCs w:val="44"/>
            </w:rPr>
          </w:pPr>
          <w:r w:rsidRPr="004B0672">
            <w:rPr>
              <w:sz w:val="44"/>
              <w:szCs w:val="44"/>
            </w:rPr>
            <w:t>SIGHT</w:t>
          </w:r>
          <w:r w:rsidR="00E03D2C" w:rsidRPr="004B0672">
            <w:rPr>
              <w:sz w:val="44"/>
              <w:szCs w:val="44"/>
            </w:rPr>
            <w:ptab w:relativeTo="margin" w:alignment="right" w:leader="dot"/>
          </w:r>
          <w:r w:rsidRPr="004B0672">
            <w:rPr>
              <w:sz w:val="44"/>
              <w:szCs w:val="44"/>
            </w:rPr>
            <w:t>4</w:t>
          </w:r>
        </w:p>
        <w:p w14:paraId="4DF233B6" w14:textId="77777777" w:rsidR="00DF7EFA" w:rsidRPr="004B0672" w:rsidRDefault="00DF7EFA">
          <w:pPr>
            <w:pStyle w:val="TOC3"/>
            <w:ind w:left="446"/>
            <w:rPr>
              <w:sz w:val="44"/>
              <w:szCs w:val="44"/>
            </w:rPr>
          </w:pPr>
          <w:bookmarkStart w:id="0" w:name="_Hlk27521115"/>
          <w:r w:rsidRPr="004B0672">
            <w:rPr>
              <w:sz w:val="44"/>
              <w:szCs w:val="44"/>
            </w:rPr>
            <w:t>Sight Agenda</w:t>
          </w:r>
          <w:r w:rsidR="00E03D2C" w:rsidRPr="004B0672">
            <w:rPr>
              <w:sz w:val="44"/>
              <w:szCs w:val="44"/>
            </w:rPr>
            <w:ptab w:relativeTo="margin" w:alignment="right" w:leader="dot"/>
          </w:r>
          <w:r w:rsidRPr="004B0672">
            <w:rPr>
              <w:sz w:val="44"/>
              <w:szCs w:val="44"/>
            </w:rPr>
            <w:t>5</w:t>
          </w:r>
        </w:p>
        <w:bookmarkEnd w:id="0"/>
        <w:p w14:paraId="4407AD0A" w14:textId="0E6A84F0" w:rsidR="00DF7EFA" w:rsidRPr="004B0672" w:rsidRDefault="00DF7EFA" w:rsidP="00DF7EFA">
          <w:pPr>
            <w:pStyle w:val="TOC2"/>
            <w:ind w:left="216"/>
            <w:rPr>
              <w:sz w:val="44"/>
              <w:szCs w:val="44"/>
            </w:rPr>
          </w:pPr>
          <w:r w:rsidRPr="004B0672">
            <w:rPr>
              <w:sz w:val="44"/>
              <w:szCs w:val="44"/>
            </w:rPr>
            <w:t>S</w:t>
          </w:r>
          <w:r w:rsidRPr="004B0672">
            <w:rPr>
              <w:sz w:val="44"/>
              <w:szCs w:val="44"/>
            </w:rPr>
            <w:t>OUND</w:t>
          </w:r>
          <w:r w:rsidRPr="004B0672">
            <w:rPr>
              <w:sz w:val="44"/>
              <w:szCs w:val="44"/>
            </w:rPr>
            <w:ptab w:relativeTo="margin" w:alignment="right" w:leader="dot"/>
          </w:r>
          <w:r w:rsidR="0019127C" w:rsidRPr="004B0672">
            <w:rPr>
              <w:sz w:val="44"/>
              <w:szCs w:val="44"/>
            </w:rPr>
            <w:t>6</w:t>
          </w:r>
        </w:p>
        <w:p w14:paraId="05C0ABCE" w14:textId="28E8D19E" w:rsidR="00DF7EFA" w:rsidRPr="004B0672" w:rsidRDefault="00DF7EFA" w:rsidP="00DF7EFA">
          <w:pPr>
            <w:pStyle w:val="TOC3"/>
            <w:ind w:left="446"/>
            <w:rPr>
              <w:sz w:val="44"/>
              <w:szCs w:val="44"/>
            </w:rPr>
          </w:pPr>
          <w:r w:rsidRPr="004B0672">
            <w:rPr>
              <w:sz w:val="44"/>
              <w:szCs w:val="44"/>
            </w:rPr>
            <w:t>Sound</w:t>
          </w:r>
          <w:r w:rsidRPr="004B0672">
            <w:rPr>
              <w:sz w:val="44"/>
              <w:szCs w:val="44"/>
            </w:rPr>
            <w:t xml:space="preserve"> Agenda</w:t>
          </w:r>
          <w:r w:rsidRPr="004B0672">
            <w:rPr>
              <w:sz w:val="44"/>
              <w:szCs w:val="44"/>
            </w:rPr>
            <w:ptab w:relativeTo="margin" w:alignment="right" w:leader="dot"/>
          </w:r>
          <w:r w:rsidR="0019127C" w:rsidRPr="004B0672">
            <w:rPr>
              <w:sz w:val="44"/>
              <w:szCs w:val="44"/>
            </w:rPr>
            <w:t>7</w:t>
          </w:r>
        </w:p>
        <w:p w14:paraId="49B11766" w14:textId="50FA36CD" w:rsidR="0019127C" w:rsidRPr="004B0672" w:rsidRDefault="0019127C" w:rsidP="0019127C">
          <w:pPr>
            <w:pStyle w:val="TOC2"/>
            <w:ind w:left="216"/>
            <w:rPr>
              <w:sz w:val="44"/>
              <w:szCs w:val="44"/>
            </w:rPr>
          </w:pPr>
          <w:r w:rsidRPr="004B0672">
            <w:rPr>
              <w:sz w:val="44"/>
              <w:szCs w:val="44"/>
            </w:rPr>
            <w:t>S</w:t>
          </w:r>
          <w:r w:rsidRPr="004B0672">
            <w:rPr>
              <w:sz w:val="44"/>
              <w:szCs w:val="44"/>
            </w:rPr>
            <w:t>MELL</w:t>
          </w:r>
          <w:r w:rsidRPr="004B0672">
            <w:rPr>
              <w:sz w:val="44"/>
              <w:szCs w:val="44"/>
            </w:rPr>
            <w:ptab w:relativeTo="margin" w:alignment="right" w:leader="dot"/>
          </w:r>
          <w:r w:rsidRPr="004B0672">
            <w:rPr>
              <w:sz w:val="44"/>
              <w:szCs w:val="44"/>
            </w:rPr>
            <w:t>8</w:t>
          </w:r>
        </w:p>
        <w:p w14:paraId="29DB84CA" w14:textId="0A35FB60" w:rsidR="0019127C" w:rsidRPr="004B0672" w:rsidRDefault="0019127C" w:rsidP="0019127C">
          <w:pPr>
            <w:pStyle w:val="TOC3"/>
            <w:ind w:left="446"/>
            <w:rPr>
              <w:sz w:val="44"/>
              <w:szCs w:val="44"/>
            </w:rPr>
          </w:pPr>
          <w:r w:rsidRPr="004B0672">
            <w:rPr>
              <w:sz w:val="44"/>
              <w:szCs w:val="44"/>
            </w:rPr>
            <w:t>S</w:t>
          </w:r>
          <w:r w:rsidRPr="004B0672">
            <w:rPr>
              <w:sz w:val="44"/>
              <w:szCs w:val="44"/>
            </w:rPr>
            <w:t>mell</w:t>
          </w:r>
          <w:r w:rsidRPr="004B0672">
            <w:rPr>
              <w:sz w:val="44"/>
              <w:szCs w:val="44"/>
            </w:rPr>
            <w:t xml:space="preserve"> Agenda</w:t>
          </w:r>
          <w:r w:rsidRPr="004B0672">
            <w:rPr>
              <w:sz w:val="44"/>
              <w:szCs w:val="44"/>
            </w:rPr>
            <w:ptab w:relativeTo="margin" w:alignment="right" w:leader="dot"/>
          </w:r>
          <w:r w:rsidRPr="004B0672">
            <w:rPr>
              <w:sz w:val="44"/>
              <w:szCs w:val="44"/>
            </w:rPr>
            <w:t>9</w:t>
          </w:r>
        </w:p>
        <w:p w14:paraId="6581FFF7" w14:textId="6066CF9A" w:rsidR="0019127C" w:rsidRPr="004B0672" w:rsidRDefault="0019127C" w:rsidP="0019127C">
          <w:pPr>
            <w:pStyle w:val="TOC2"/>
            <w:ind w:left="216"/>
            <w:rPr>
              <w:sz w:val="44"/>
              <w:szCs w:val="44"/>
            </w:rPr>
          </w:pPr>
          <w:r w:rsidRPr="004B0672">
            <w:rPr>
              <w:sz w:val="44"/>
              <w:szCs w:val="44"/>
            </w:rPr>
            <w:t>TOUCH</w:t>
          </w:r>
          <w:r w:rsidRPr="004B0672">
            <w:rPr>
              <w:sz w:val="44"/>
              <w:szCs w:val="44"/>
            </w:rPr>
            <w:ptab w:relativeTo="margin" w:alignment="right" w:leader="dot"/>
          </w:r>
          <w:r w:rsidRPr="004B0672">
            <w:rPr>
              <w:sz w:val="44"/>
              <w:szCs w:val="44"/>
            </w:rPr>
            <w:t>10</w:t>
          </w:r>
        </w:p>
        <w:p w14:paraId="0925B311" w14:textId="64F55C25" w:rsidR="0019127C" w:rsidRPr="004B0672" w:rsidRDefault="0019127C" w:rsidP="0019127C">
          <w:pPr>
            <w:ind w:firstLine="216"/>
            <w:rPr>
              <w:sz w:val="44"/>
              <w:szCs w:val="44"/>
            </w:rPr>
          </w:pPr>
          <w:r w:rsidRPr="004B0672">
            <w:rPr>
              <w:sz w:val="44"/>
              <w:szCs w:val="44"/>
            </w:rPr>
            <w:t xml:space="preserve">  Touch</w:t>
          </w:r>
          <w:r w:rsidRPr="004B0672">
            <w:rPr>
              <w:sz w:val="44"/>
              <w:szCs w:val="44"/>
            </w:rPr>
            <w:t xml:space="preserve"> Agenda</w:t>
          </w:r>
          <w:r w:rsidRPr="004B0672">
            <w:rPr>
              <w:sz w:val="44"/>
              <w:szCs w:val="44"/>
            </w:rPr>
            <w:ptab w:relativeTo="margin" w:alignment="right" w:leader="dot"/>
          </w:r>
          <w:r w:rsidRPr="004B0672">
            <w:rPr>
              <w:sz w:val="44"/>
              <w:szCs w:val="44"/>
            </w:rPr>
            <w:t>11</w:t>
          </w:r>
        </w:p>
        <w:p w14:paraId="5770B237" w14:textId="4298D90C" w:rsidR="004B0672" w:rsidRPr="004B0672" w:rsidRDefault="004B0672" w:rsidP="004B0672">
          <w:pPr>
            <w:pStyle w:val="TOC1"/>
            <w:rPr>
              <w:sz w:val="44"/>
              <w:szCs w:val="44"/>
            </w:rPr>
          </w:pPr>
          <w:r>
            <w:rPr>
              <w:b/>
              <w:bCs/>
              <w:sz w:val="44"/>
              <w:szCs w:val="44"/>
            </w:rPr>
            <w:t>Survey</w:t>
          </w:r>
          <w:r w:rsidRPr="004B0672">
            <w:rPr>
              <w:b/>
              <w:bCs/>
              <w:sz w:val="44"/>
              <w:szCs w:val="44"/>
            </w:rPr>
            <w:ptab w:relativeTo="margin" w:alignment="right" w:leader="dot"/>
          </w:r>
          <w:r>
            <w:rPr>
              <w:b/>
              <w:bCs/>
              <w:sz w:val="44"/>
              <w:szCs w:val="44"/>
            </w:rPr>
            <w:t>12</w:t>
          </w:r>
        </w:p>
        <w:p w14:paraId="1971DBE6" w14:textId="6ECF4453" w:rsidR="004B0672" w:rsidRPr="004B0672" w:rsidRDefault="004B0672" w:rsidP="004B0672">
          <w:pPr>
            <w:pStyle w:val="TOC1"/>
            <w:rPr>
              <w:sz w:val="44"/>
              <w:szCs w:val="44"/>
            </w:rPr>
          </w:pPr>
          <w:r w:rsidRPr="004B0672">
            <w:rPr>
              <w:b/>
              <w:bCs/>
              <w:sz w:val="44"/>
              <w:szCs w:val="44"/>
            </w:rPr>
            <w:t>Flyer</w:t>
          </w:r>
          <w:r w:rsidRPr="004B0672">
            <w:rPr>
              <w:b/>
              <w:bCs/>
              <w:sz w:val="44"/>
              <w:szCs w:val="44"/>
            </w:rPr>
            <w:ptab w:relativeTo="margin" w:alignment="right" w:leader="dot"/>
          </w:r>
          <w:r>
            <w:rPr>
              <w:b/>
              <w:bCs/>
              <w:sz w:val="44"/>
              <w:szCs w:val="44"/>
            </w:rPr>
            <w:t>13</w:t>
          </w:r>
        </w:p>
        <w:p w14:paraId="75677BD0" w14:textId="7BA0AC1C" w:rsidR="004B0672" w:rsidRPr="004B0672" w:rsidRDefault="004B0672" w:rsidP="0019127C">
          <w:pPr>
            <w:ind w:firstLine="216"/>
            <w:rPr>
              <w:sz w:val="44"/>
              <w:szCs w:val="44"/>
            </w:rPr>
          </w:pPr>
          <w:r>
            <w:rPr>
              <w:sz w:val="44"/>
              <w:szCs w:val="44"/>
            </w:rPr>
            <w:t>Bibliography</w:t>
          </w:r>
          <w:r w:rsidRPr="004B0672">
            <w:rPr>
              <w:sz w:val="44"/>
              <w:szCs w:val="44"/>
            </w:rPr>
            <w:ptab w:relativeTo="margin" w:alignment="right" w:leader="dot"/>
          </w:r>
          <w:r w:rsidRPr="004B0672">
            <w:rPr>
              <w:sz w:val="44"/>
              <w:szCs w:val="44"/>
            </w:rPr>
            <w:t>1</w:t>
          </w:r>
          <w:r>
            <w:rPr>
              <w:sz w:val="44"/>
              <w:szCs w:val="44"/>
            </w:rPr>
            <w:t>4</w:t>
          </w:r>
        </w:p>
        <w:p w14:paraId="78B82F11" w14:textId="0220083E" w:rsidR="004B0672" w:rsidRPr="004B0672" w:rsidRDefault="004B0672" w:rsidP="0019127C">
          <w:pPr>
            <w:ind w:firstLine="216"/>
            <w:rPr>
              <w:sz w:val="44"/>
              <w:szCs w:val="44"/>
            </w:rPr>
          </w:pPr>
          <w:r>
            <w:rPr>
              <w:sz w:val="44"/>
              <w:szCs w:val="44"/>
            </w:rPr>
            <w:t>Declaration</w:t>
          </w:r>
          <w:r w:rsidRPr="004B0672">
            <w:rPr>
              <w:sz w:val="44"/>
              <w:szCs w:val="44"/>
            </w:rPr>
            <w:ptab w:relativeTo="margin" w:alignment="right" w:leader="dot"/>
          </w:r>
          <w:r w:rsidRPr="004B0672">
            <w:rPr>
              <w:sz w:val="44"/>
              <w:szCs w:val="44"/>
            </w:rPr>
            <w:t>1</w:t>
          </w:r>
          <w:r>
            <w:rPr>
              <w:sz w:val="44"/>
              <w:szCs w:val="44"/>
            </w:rPr>
            <w:t>5</w:t>
          </w:r>
        </w:p>
        <w:p w14:paraId="12E9302D" w14:textId="77777777" w:rsidR="0019127C" w:rsidRPr="004B0672" w:rsidRDefault="0019127C" w:rsidP="0019127C">
          <w:pPr>
            <w:ind w:firstLine="216"/>
            <w:rPr>
              <w:sz w:val="44"/>
              <w:szCs w:val="44"/>
            </w:rPr>
          </w:pPr>
        </w:p>
        <w:p w14:paraId="4F2743C4" w14:textId="697837F5" w:rsidR="00DF7EFA" w:rsidRPr="004B0672" w:rsidRDefault="00DF7EFA" w:rsidP="00DF7EFA">
          <w:pPr>
            <w:pStyle w:val="TOC3"/>
            <w:ind w:left="446"/>
            <w:rPr>
              <w:sz w:val="44"/>
              <w:szCs w:val="44"/>
            </w:rPr>
          </w:pPr>
        </w:p>
        <w:p w14:paraId="3DB3BD07" w14:textId="55708AC1" w:rsidR="00500BE2" w:rsidRDefault="00682FD7" w:rsidP="00D17C35"/>
      </w:sdtContent>
    </w:sdt>
    <w:p w14:paraId="409B0B4A" w14:textId="5ACC5608" w:rsidR="00B9641B" w:rsidRDefault="00B9641B" w:rsidP="00B85806">
      <w:pPr>
        <w:pStyle w:val="Subtitle"/>
        <w:jc w:val="both"/>
      </w:pPr>
    </w:p>
    <w:p w14:paraId="015A7B1D" w14:textId="4478ADBE" w:rsidR="00912AF0" w:rsidRPr="00A20344" w:rsidRDefault="00912AF0" w:rsidP="00912AF0">
      <w:pPr>
        <w:pStyle w:val="Heading1"/>
      </w:pPr>
      <w:r>
        <w:lastRenderedPageBreak/>
        <w:t>Agenda</w:t>
      </w:r>
    </w:p>
    <w:tbl>
      <w:tblPr>
        <w:tblStyle w:val="TableGrid"/>
        <w:tblW w:w="5000" w:type="pct"/>
        <w:tblLayout w:type="fixed"/>
        <w:tblCellMar>
          <w:bottom w:w="518" w:type="dxa"/>
        </w:tblCellMar>
        <w:tblLook w:val="0620" w:firstRow="1" w:lastRow="0" w:firstColumn="0" w:lastColumn="0" w:noHBand="1" w:noVBand="1"/>
        <w:tblDescription w:val="First table has meeting title, date and time, second table has meeting details and third table has meeting activity description"/>
      </w:tblPr>
      <w:tblGrid>
        <w:gridCol w:w="7064"/>
        <w:gridCol w:w="3736"/>
      </w:tblGrid>
      <w:tr w:rsidR="00912AF0" w:rsidRPr="00A20344" w14:paraId="3FAE08A7" w14:textId="77777777" w:rsidTr="00F01605">
        <w:tc>
          <w:tcPr>
            <w:tcW w:w="7064" w:type="dxa"/>
          </w:tcPr>
          <w:p w14:paraId="0731C19C" w14:textId="01925011" w:rsidR="00912AF0" w:rsidRPr="00A20344" w:rsidRDefault="00B85806" w:rsidP="00F01605">
            <w:pPr>
              <w:pStyle w:val="Heading2"/>
              <w:outlineLvl w:val="1"/>
            </w:pPr>
            <w:bookmarkStart w:id="1" w:name="_Toc27242418"/>
            <w:r>
              <w:t>Home Media Workshop</w:t>
            </w:r>
            <w:bookmarkEnd w:id="1"/>
          </w:p>
        </w:tc>
        <w:tc>
          <w:tcPr>
            <w:tcW w:w="3736" w:type="dxa"/>
          </w:tcPr>
          <w:p w14:paraId="1ADD2863" w14:textId="77777777" w:rsidR="00912AF0" w:rsidRPr="00A20344" w:rsidRDefault="00682FD7" w:rsidP="00F01605">
            <w:pPr>
              <w:pStyle w:val="Date"/>
            </w:pPr>
            <w:sdt>
              <w:sdtPr>
                <w:alias w:val="Enter date:"/>
                <w:tag w:val="Enter date:"/>
                <w:id w:val="-1805846920"/>
                <w:placeholder>
                  <w:docPart w:val="B5B91A1542614602A5A491BBE1AF843D"/>
                </w:placeholder>
                <w:temporary/>
                <w:showingPlcHdr/>
                <w15:appearance w15:val="hidden"/>
              </w:sdtPr>
              <w:sdtEndPr/>
              <w:sdtContent>
                <w:r w:rsidR="00912AF0" w:rsidRPr="00A20344">
                  <w:t>Date</w:t>
                </w:r>
              </w:sdtContent>
            </w:sdt>
          </w:p>
          <w:p w14:paraId="31630B1C" w14:textId="501CD295" w:rsidR="00912AF0" w:rsidRPr="00A20344" w:rsidRDefault="00B85806" w:rsidP="00F01605">
            <w:pPr>
              <w:pStyle w:val="Heading3"/>
              <w:outlineLvl w:val="2"/>
            </w:pPr>
            <w:bookmarkStart w:id="2" w:name="_Toc27242419"/>
            <w:r>
              <w:t>January 6th</w:t>
            </w:r>
            <w:r w:rsidR="00912AF0" w:rsidRPr="00A20344">
              <w:t xml:space="preserve"> </w:t>
            </w:r>
            <w:r w:rsidR="00912AF0">
              <w:t>–</w:t>
            </w:r>
            <w:r w:rsidR="00912AF0" w:rsidRPr="00A20344">
              <w:t xml:space="preserve"> </w:t>
            </w:r>
            <w:r>
              <w:t>January 7th</w:t>
            </w:r>
            <w:bookmarkEnd w:id="2"/>
          </w:p>
        </w:tc>
      </w:tr>
    </w:tbl>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bottom w:w="158" w:type="dxa"/>
          <w:right w:w="0" w:type="dxa"/>
        </w:tblCellMar>
        <w:tblLook w:val="04A0" w:firstRow="1" w:lastRow="0" w:firstColumn="1" w:lastColumn="0" w:noHBand="0" w:noVBand="1"/>
        <w:tblDescription w:val="First table has meeting title, date and time, second table has meeting details and third table has meeting activity description"/>
      </w:tblPr>
      <w:tblGrid>
        <w:gridCol w:w="2790"/>
        <w:gridCol w:w="8010"/>
      </w:tblGrid>
      <w:tr w:rsidR="00912AF0" w:rsidRPr="00A20344" w14:paraId="1CC45C36" w14:textId="77777777" w:rsidTr="00F01605">
        <w:tc>
          <w:tcPr>
            <w:tcW w:w="2790" w:type="dxa"/>
            <w:tcMar>
              <w:top w:w="0" w:type="dxa"/>
            </w:tcMar>
          </w:tcPr>
          <w:bookmarkStart w:id="3" w:name="_Toc27242420"/>
          <w:p w14:paraId="128EB7D7" w14:textId="77777777" w:rsidR="00912AF0" w:rsidRPr="00A20344" w:rsidRDefault="00682FD7" w:rsidP="00F01605">
            <w:pPr>
              <w:pStyle w:val="Heading3"/>
              <w:outlineLvl w:val="2"/>
            </w:pPr>
            <w:sdt>
              <w:sdtPr>
                <w:alias w:val="Meeting called by:"/>
                <w:tag w:val="Meeting called by:"/>
                <w:id w:val="-1511293198"/>
                <w:placeholder>
                  <w:docPart w:val="F50337D16A454937B36946BD4835156C"/>
                </w:placeholder>
                <w:temporary/>
                <w:showingPlcHdr/>
                <w15:appearance w15:val="hidden"/>
              </w:sdtPr>
              <w:sdtEndPr/>
              <w:sdtContent>
                <w:r w:rsidR="00912AF0" w:rsidRPr="00A20344">
                  <w:t>Meeting called by</w:t>
                </w:r>
              </w:sdtContent>
            </w:sdt>
            <w:bookmarkEnd w:id="3"/>
          </w:p>
        </w:tc>
        <w:tc>
          <w:tcPr>
            <w:tcW w:w="8010" w:type="dxa"/>
            <w:tcMar>
              <w:top w:w="0" w:type="dxa"/>
            </w:tcMar>
          </w:tcPr>
          <w:p w14:paraId="082F61B7" w14:textId="4D7837CA" w:rsidR="00912AF0" w:rsidRPr="00A20344" w:rsidRDefault="00B85806" w:rsidP="00F01605">
            <w:pPr>
              <w:spacing w:after="40"/>
            </w:pPr>
            <w:r>
              <w:t>Robert Fox</w:t>
            </w:r>
          </w:p>
        </w:tc>
      </w:tr>
      <w:bookmarkStart w:id="4" w:name="_Toc27242421"/>
      <w:tr w:rsidR="00912AF0" w:rsidRPr="00A20344" w14:paraId="4796525C" w14:textId="77777777" w:rsidTr="00F01605">
        <w:tc>
          <w:tcPr>
            <w:tcW w:w="2790" w:type="dxa"/>
          </w:tcPr>
          <w:p w14:paraId="341235F8" w14:textId="77777777" w:rsidR="00912AF0" w:rsidRPr="00A20344" w:rsidRDefault="00682FD7" w:rsidP="00F01605">
            <w:pPr>
              <w:pStyle w:val="Heading3"/>
              <w:outlineLvl w:val="2"/>
            </w:pPr>
            <w:sdt>
              <w:sdtPr>
                <w:alias w:val="Attendees:"/>
                <w:tag w:val="Attendees:"/>
                <w:id w:val="-390809338"/>
                <w:placeholder>
                  <w:docPart w:val="622C67810D2D4E3F9D088C55B9A5B753"/>
                </w:placeholder>
                <w:temporary/>
                <w:showingPlcHdr/>
                <w15:appearance w15:val="hidden"/>
              </w:sdtPr>
              <w:sdtEndPr/>
              <w:sdtContent>
                <w:r w:rsidR="00912AF0" w:rsidRPr="00A20344">
                  <w:t>Attendees:</w:t>
                </w:r>
              </w:sdtContent>
            </w:sdt>
            <w:bookmarkEnd w:id="4"/>
          </w:p>
        </w:tc>
        <w:tc>
          <w:tcPr>
            <w:tcW w:w="8010" w:type="dxa"/>
          </w:tcPr>
          <w:p w14:paraId="39AD4755" w14:textId="74B40190" w:rsidR="00912AF0" w:rsidRPr="00A20344" w:rsidRDefault="00B85806" w:rsidP="00F01605">
            <w:pPr>
              <w:spacing w:after="40"/>
            </w:pPr>
            <w:r>
              <w:t>General Public</w:t>
            </w:r>
            <w:r w:rsidR="00DF7EFA">
              <w:t>, anyone is welcome from students to lecturers and anyone that’s interested</w:t>
            </w:r>
          </w:p>
        </w:tc>
      </w:tr>
      <w:tr w:rsidR="00912AF0" w:rsidRPr="00A20344" w14:paraId="3F00AAA1" w14:textId="77777777" w:rsidTr="00F01605">
        <w:bookmarkStart w:id="5" w:name="_Toc27242422" w:displacedByCustomXml="next"/>
        <w:sdt>
          <w:sdtPr>
            <w:alias w:val="Please read:"/>
            <w:tag w:val="Please read:"/>
            <w:id w:val="-958563197"/>
            <w:placeholder>
              <w:docPart w:val="844064D3EA9746AFABE8AAB42F1C16CA"/>
            </w:placeholder>
            <w:temporary/>
            <w:showingPlcHdr/>
            <w15:appearance w15:val="hidden"/>
          </w:sdtPr>
          <w:sdtEndPr/>
          <w:sdtContent>
            <w:tc>
              <w:tcPr>
                <w:tcW w:w="2790" w:type="dxa"/>
              </w:tcPr>
              <w:p w14:paraId="6CE25C06" w14:textId="77777777" w:rsidR="00912AF0" w:rsidRPr="00A20344" w:rsidRDefault="00912AF0" w:rsidP="00F01605">
                <w:pPr>
                  <w:pStyle w:val="Heading3"/>
                  <w:outlineLvl w:val="2"/>
                </w:pPr>
                <w:r w:rsidRPr="00A20344">
                  <w:t>Please read:</w:t>
                </w:r>
              </w:p>
            </w:tc>
          </w:sdtContent>
        </w:sdt>
        <w:bookmarkEnd w:id="5" w:displacedByCustomXml="prev"/>
        <w:tc>
          <w:tcPr>
            <w:tcW w:w="8010" w:type="dxa"/>
          </w:tcPr>
          <w:p w14:paraId="42F152C2" w14:textId="28D95484" w:rsidR="00912AF0" w:rsidRPr="00A20344" w:rsidRDefault="00B85806" w:rsidP="00F01605">
            <w:pPr>
              <w:spacing w:after="40"/>
            </w:pPr>
            <w:r>
              <w:t>Something in relation to what you want to get out of the workshop e.g. Wired Magazine.</w:t>
            </w:r>
          </w:p>
        </w:tc>
      </w:tr>
      <w:bookmarkStart w:id="6" w:name="_Toc27242423"/>
      <w:tr w:rsidR="00912AF0" w:rsidRPr="00A20344" w14:paraId="2DE2338D" w14:textId="77777777" w:rsidTr="00F01605">
        <w:tc>
          <w:tcPr>
            <w:tcW w:w="2790" w:type="dxa"/>
          </w:tcPr>
          <w:p w14:paraId="179EA746" w14:textId="77777777" w:rsidR="00912AF0" w:rsidRPr="00A20344" w:rsidRDefault="00682FD7" w:rsidP="00F01605">
            <w:pPr>
              <w:pStyle w:val="Heading3"/>
              <w:outlineLvl w:val="2"/>
            </w:pPr>
            <w:sdt>
              <w:sdtPr>
                <w:alias w:val="Please bring:"/>
                <w:tag w:val="Please bring:"/>
                <w:id w:val="-440913018"/>
                <w:placeholder>
                  <w:docPart w:val="A04DACB838D74BCEA01015468147117C"/>
                </w:placeholder>
                <w:temporary/>
                <w:showingPlcHdr/>
                <w15:appearance w15:val="hidden"/>
              </w:sdtPr>
              <w:sdtEndPr/>
              <w:sdtContent>
                <w:r w:rsidR="00912AF0" w:rsidRPr="00A20344">
                  <w:t>Please bring:</w:t>
                </w:r>
              </w:sdtContent>
            </w:sdt>
            <w:bookmarkEnd w:id="6"/>
          </w:p>
        </w:tc>
        <w:tc>
          <w:tcPr>
            <w:tcW w:w="8010" w:type="dxa"/>
          </w:tcPr>
          <w:p w14:paraId="3C83F887" w14:textId="4DB76F41" w:rsidR="00912AF0" w:rsidRPr="00A20344" w:rsidRDefault="00B85806" w:rsidP="00F01605">
            <w:pPr>
              <w:spacing w:after="40"/>
            </w:pPr>
            <w:r>
              <w:t>Whatever existing devices you have at home that you could show us.</w:t>
            </w:r>
            <w:r w:rsidR="0028112F">
              <w:t xml:space="preserve"> Also pen &amp; paper.</w:t>
            </w:r>
          </w:p>
        </w:tc>
      </w:tr>
    </w:tbl>
    <w:tbl>
      <w:tblPr>
        <w:tblStyle w:val="PlainTable4"/>
        <w:tblW w:w="5000" w:type="pct"/>
        <w:tblLayout w:type="fixed"/>
        <w:tblLook w:val="06A0" w:firstRow="1" w:lastRow="0" w:firstColumn="1" w:lastColumn="0" w:noHBand="1" w:noVBand="1"/>
        <w:tblDescription w:val="First table has meeting title, date and time, second table has meeting details and third table has meeting activity description"/>
      </w:tblPr>
      <w:tblGrid>
        <w:gridCol w:w="2790"/>
        <w:gridCol w:w="5670"/>
        <w:gridCol w:w="2340"/>
      </w:tblGrid>
      <w:tr w:rsidR="00912AF0" w:rsidRPr="00A20344" w14:paraId="24CAB841" w14:textId="77777777" w:rsidTr="00F016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Mar>
              <w:top w:w="331" w:type="dxa"/>
              <w:left w:w="0" w:type="dxa"/>
              <w:right w:w="0" w:type="dxa"/>
            </w:tcMar>
          </w:tcPr>
          <w:p w14:paraId="59E08043" w14:textId="0E415B6E" w:rsidR="00912AF0" w:rsidRPr="00A20344" w:rsidRDefault="00B85806" w:rsidP="00F01605">
            <w:pPr>
              <w:pStyle w:val="Heading3"/>
              <w:outlineLvl w:val="2"/>
            </w:pPr>
            <w:bookmarkStart w:id="7" w:name="_Toc27242424"/>
            <w:r>
              <w:t>Jan 6</w:t>
            </w:r>
            <w:r w:rsidRPr="00B85806">
              <w:rPr>
                <w:vertAlign w:val="superscript"/>
              </w:rPr>
              <w:t>th</w:t>
            </w:r>
            <w:r>
              <w:t xml:space="preserve"> 9am</w:t>
            </w:r>
            <w:r w:rsidR="00912AF0" w:rsidRPr="00A20344">
              <w:t xml:space="preserve"> –</w:t>
            </w:r>
            <w:r>
              <w:t xml:space="preserve"> 12pm</w:t>
            </w:r>
            <w:bookmarkEnd w:id="7"/>
          </w:p>
        </w:tc>
        <w:tc>
          <w:tcPr>
            <w:tcW w:w="5670" w:type="dxa"/>
            <w:tcMar>
              <w:top w:w="331" w:type="dxa"/>
              <w:left w:w="0" w:type="dxa"/>
              <w:right w:w="0" w:type="dxa"/>
            </w:tcMar>
          </w:tcPr>
          <w:p w14:paraId="14A57497" w14:textId="4C27FF0F" w:rsidR="00912AF0" w:rsidRPr="00A20344" w:rsidRDefault="00B85806" w:rsidP="00F01605">
            <w:pPr>
              <w:pStyle w:val="Heading3"/>
              <w:outlineLvl w:val="2"/>
              <w:cnfStyle w:val="100000000000" w:firstRow="1" w:lastRow="0" w:firstColumn="0" w:lastColumn="0" w:oddVBand="0" w:evenVBand="0" w:oddHBand="0" w:evenHBand="0" w:firstRowFirstColumn="0" w:firstRowLastColumn="0" w:lastRowFirstColumn="0" w:lastRowLastColumn="0"/>
            </w:pPr>
            <w:bookmarkStart w:id="8" w:name="_Toc27242425"/>
            <w:r>
              <w:t>Sight</w:t>
            </w:r>
            <w:bookmarkEnd w:id="8"/>
          </w:p>
          <w:p w14:paraId="2A768E10" w14:textId="7435982F" w:rsidR="00912AF0" w:rsidRPr="00A20344" w:rsidRDefault="0028112F" w:rsidP="00F01605">
            <w:pPr>
              <w:cnfStyle w:val="100000000000" w:firstRow="1" w:lastRow="0" w:firstColumn="0" w:lastColumn="0" w:oddVBand="0" w:evenVBand="0" w:oddHBand="0" w:evenHBand="0" w:firstRowFirstColumn="0" w:firstRowLastColumn="0" w:lastRowFirstColumn="0" w:lastRowLastColumn="0"/>
            </w:pPr>
            <w:r>
              <w:t>Monitors</w:t>
            </w:r>
            <w:r w:rsidR="00912AF0" w:rsidRPr="00A20344">
              <w:t xml:space="preserve"> </w:t>
            </w:r>
          </w:p>
          <w:p w14:paraId="2134C10C" w14:textId="0DBADB57" w:rsidR="00912AF0" w:rsidRPr="00A20344" w:rsidRDefault="0028112F" w:rsidP="00F01605">
            <w:pPr>
              <w:cnfStyle w:val="100000000000" w:firstRow="1" w:lastRow="0" w:firstColumn="0" w:lastColumn="0" w:oddVBand="0" w:evenVBand="0" w:oddHBand="0" w:evenHBand="0" w:firstRowFirstColumn="0" w:firstRowLastColumn="0" w:lastRowFirstColumn="0" w:lastRowLastColumn="0"/>
            </w:pPr>
            <w:r>
              <w:t>Televisions</w:t>
            </w:r>
          </w:p>
          <w:p w14:paraId="7FDEBCE7" w14:textId="1D21D2C2" w:rsidR="00912AF0" w:rsidRPr="00A20344" w:rsidRDefault="0028112F" w:rsidP="00F01605">
            <w:pPr>
              <w:cnfStyle w:val="100000000000" w:firstRow="1" w:lastRow="0" w:firstColumn="0" w:lastColumn="0" w:oddVBand="0" w:evenVBand="0" w:oddHBand="0" w:evenHBand="0" w:firstRowFirstColumn="0" w:firstRowLastColumn="0" w:lastRowFirstColumn="0" w:lastRowLastColumn="0"/>
            </w:pPr>
            <w:r>
              <w:t>Ambience</w:t>
            </w:r>
            <w:r w:rsidR="00912AF0" w:rsidRPr="00A20344">
              <w:t xml:space="preserve"> | </w:t>
            </w:r>
            <w:r w:rsidR="00E03D2C" w:rsidRPr="00B02D9E">
              <w:rPr>
                <w:rFonts w:asciiTheme="majorHAnsi" w:hAnsiTheme="majorHAnsi"/>
                <w:u w:val="single"/>
              </w:rPr>
              <w:t xml:space="preserve">Presenter: </w:t>
            </w:r>
            <w:r w:rsidR="005A5141" w:rsidRPr="00B02D9E">
              <w:rPr>
                <w:rFonts w:asciiTheme="majorHAnsi" w:hAnsiTheme="majorHAnsi"/>
                <w:u w:val="single"/>
              </w:rPr>
              <w:t>Professor. X</w:t>
            </w:r>
          </w:p>
        </w:tc>
        <w:tc>
          <w:tcPr>
            <w:tcW w:w="2340" w:type="dxa"/>
            <w:tcMar>
              <w:top w:w="331" w:type="dxa"/>
              <w:left w:w="0" w:type="dxa"/>
              <w:right w:w="0" w:type="dxa"/>
            </w:tcMar>
          </w:tcPr>
          <w:p w14:paraId="751A4AEB" w14:textId="175F9DDB" w:rsidR="00912AF0" w:rsidRDefault="00B85806" w:rsidP="00F01605">
            <w:pPr>
              <w:pStyle w:val="Heading3"/>
              <w:outlineLvl w:val="2"/>
              <w:cnfStyle w:val="100000000000" w:firstRow="1" w:lastRow="0" w:firstColumn="0" w:lastColumn="0" w:oddVBand="0" w:evenVBand="0" w:oddHBand="0" w:evenHBand="0" w:firstRowFirstColumn="0" w:firstRowLastColumn="0" w:lastRowFirstColumn="0" w:lastRowLastColumn="0"/>
              <w:rPr>
                <w:bCs w:val="0"/>
              </w:rPr>
            </w:pPr>
            <w:bookmarkStart w:id="9" w:name="_Toc27242426"/>
            <w:r>
              <w:t>Location: WIT Room: IT220</w:t>
            </w:r>
            <w:bookmarkEnd w:id="9"/>
          </w:p>
          <w:p w14:paraId="1F01D811" w14:textId="34BED0DE" w:rsidR="00B85806" w:rsidRPr="00B85806" w:rsidRDefault="00B85806" w:rsidP="00B85806">
            <w:pPr>
              <w:cnfStyle w:val="100000000000" w:firstRow="1" w:lastRow="0" w:firstColumn="0" w:lastColumn="0" w:oddVBand="0" w:evenVBand="0" w:oddHBand="0" w:evenHBand="0" w:firstRowFirstColumn="0" w:firstRowLastColumn="0" w:lastRowFirstColumn="0" w:lastRowLastColumn="0"/>
            </w:pPr>
          </w:p>
        </w:tc>
      </w:tr>
      <w:tr w:rsidR="00912AF0" w:rsidRPr="00A20344" w14:paraId="583B2E7D" w14:textId="77777777" w:rsidTr="00F01605">
        <w:tc>
          <w:tcPr>
            <w:cnfStyle w:val="001000000000" w:firstRow="0" w:lastRow="0" w:firstColumn="1" w:lastColumn="0" w:oddVBand="0" w:evenVBand="0" w:oddHBand="0" w:evenHBand="0" w:firstRowFirstColumn="0" w:firstRowLastColumn="0" w:lastRowFirstColumn="0" w:lastRowLastColumn="0"/>
            <w:tcW w:w="2790" w:type="dxa"/>
          </w:tcPr>
          <w:p w14:paraId="100B524F" w14:textId="71666114" w:rsidR="00912AF0" w:rsidRPr="00A20344" w:rsidRDefault="00B85806" w:rsidP="00F01605">
            <w:pPr>
              <w:pStyle w:val="Heading3"/>
              <w:outlineLvl w:val="2"/>
            </w:pPr>
            <w:bookmarkStart w:id="10" w:name="_Toc27242427"/>
            <w:r>
              <w:t>Jan 6</w:t>
            </w:r>
            <w:r w:rsidRPr="00B85806">
              <w:rPr>
                <w:vertAlign w:val="superscript"/>
              </w:rPr>
              <w:t>th</w:t>
            </w:r>
            <w:r>
              <w:t xml:space="preserve"> 1pm</w:t>
            </w:r>
            <w:r w:rsidR="00912AF0" w:rsidRPr="00A20344">
              <w:t xml:space="preserve"> – </w:t>
            </w:r>
            <w:r>
              <w:t>4pm</w:t>
            </w:r>
            <w:bookmarkEnd w:id="10"/>
          </w:p>
        </w:tc>
        <w:tc>
          <w:tcPr>
            <w:tcW w:w="5670" w:type="dxa"/>
          </w:tcPr>
          <w:p w14:paraId="1D61591F" w14:textId="666F6B5B" w:rsidR="00912AF0" w:rsidRPr="00A20344" w:rsidRDefault="00B85806" w:rsidP="00F01605">
            <w:pPr>
              <w:pStyle w:val="Heading3"/>
              <w:outlineLvl w:val="2"/>
              <w:cnfStyle w:val="000000000000" w:firstRow="0" w:lastRow="0" w:firstColumn="0" w:lastColumn="0" w:oddVBand="0" w:evenVBand="0" w:oddHBand="0" w:evenHBand="0" w:firstRowFirstColumn="0" w:firstRowLastColumn="0" w:lastRowFirstColumn="0" w:lastRowLastColumn="0"/>
            </w:pPr>
            <w:bookmarkStart w:id="11" w:name="_Toc27242428"/>
            <w:r>
              <w:t>Sound</w:t>
            </w:r>
            <w:bookmarkEnd w:id="11"/>
          </w:p>
          <w:p w14:paraId="3AA4CB7C" w14:textId="4D8640D3" w:rsidR="00912AF0" w:rsidRPr="00A20344" w:rsidRDefault="0028112F" w:rsidP="00F01605">
            <w:pPr>
              <w:cnfStyle w:val="000000000000" w:firstRow="0" w:lastRow="0" w:firstColumn="0" w:lastColumn="0" w:oddVBand="0" w:evenVBand="0" w:oddHBand="0" w:evenHBand="0" w:firstRowFirstColumn="0" w:firstRowLastColumn="0" w:lastRowFirstColumn="0" w:lastRowLastColumn="0"/>
            </w:pPr>
            <w:r>
              <w:t>Headphones</w:t>
            </w:r>
          </w:p>
          <w:p w14:paraId="5F1F29FD" w14:textId="4540F863" w:rsidR="00912AF0" w:rsidRPr="00A20344" w:rsidRDefault="0028112F" w:rsidP="00F01605">
            <w:pPr>
              <w:cnfStyle w:val="000000000000" w:firstRow="0" w:lastRow="0" w:firstColumn="0" w:lastColumn="0" w:oddVBand="0" w:evenVBand="0" w:oddHBand="0" w:evenHBand="0" w:firstRowFirstColumn="0" w:firstRowLastColumn="0" w:lastRowFirstColumn="0" w:lastRowLastColumn="0"/>
            </w:pPr>
            <w:r>
              <w:t>Speakers</w:t>
            </w:r>
            <w:r w:rsidR="00912AF0" w:rsidRPr="00A20344">
              <w:t xml:space="preserve"> </w:t>
            </w:r>
          </w:p>
          <w:p w14:paraId="499AB5DD" w14:textId="36F2EED4" w:rsidR="00912AF0" w:rsidRPr="00A20344" w:rsidRDefault="0028112F" w:rsidP="00F01605">
            <w:pPr>
              <w:cnfStyle w:val="000000000000" w:firstRow="0" w:lastRow="0" w:firstColumn="0" w:lastColumn="0" w:oddVBand="0" w:evenVBand="0" w:oddHBand="0" w:evenHBand="0" w:firstRowFirstColumn="0" w:firstRowLastColumn="0" w:lastRowFirstColumn="0" w:lastRowLastColumn="0"/>
            </w:pPr>
            <w:r>
              <w:t>Ambience</w:t>
            </w:r>
            <w:r w:rsidR="00912AF0" w:rsidRPr="00A20344">
              <w:t xml:space="preserve"> </w:t>
            </w:r>
            <w:r w:rsidR="00E03D2C" w:rsidRPr="00A20344">
              <w:t xml:space="preserve">| </w:t>
            </w:r>
            <w:r w:rsidR="00E03D2C" w:rsidRPr="00B02D9E">
              <w:rPr>
                <w:u w:val="single"/>
              </w:rPr>
              <w:t xml:space="preserve">Presenter: </w:t>
            </w:r>
            <w:r w:rsidR="005A5141" w:rsidRPr="00B02D9E">
              <w:rPr>
                <w:u w:val="single"/>
              </w:rPr>
              <w:t>Doctor. Y</w:t>
            </w:r>
            <w:r w:rsidR="00E03D2C">
              <w:t xml:space="preserve"> </w:t>
            </w:r>
          </w:p>
        </w:tc>
        <w:tc>
          <w:tcPr>
            <w:tcW w:w="2340" w:type="dxa"/>
          </w:tcPr>
          <w:p w14:paraId="5C36BF07" w14:textId="610C0C3F" w:rsidR="00B85806" w:rsidRDefault="00B85806" w:rsidP="00B85806">
            <w:pPr>
              <w:pStyle w:val="Heading3"/>
              <w:outlineLvl w:val="2"/>
              <w:cnfStyle w:val="000000000000" w:firstRow="0" w:lastRow="0" w:firstColumn="0" w:lastColumn="0" w:oddVBand="0" w:evenVBand="0" w:oddHBand="0" w:evenHBand="0" w:firstRowFirstColumn="0" w:firstRowLastColumn="0" w:lastRowFirstColumn="0" w:lastRowLastColumn="0"/>
              <w:rPr>
                <w:bCs/>
              </w:rPr>
            </w:pPr>
            <w:bookmarkStart w:id="12" w:name="_Toc27242429"/>
            <w:r>
              <w:t>Location: WIT Room: IT220</w:t>
            </w:r>
            <w:bookmarkEnd w:id="12"/>
          </w:p>
          <w:p w14:paraId="4F3FA8CA" w14:textId="37A8C7F6" w:rsidR="00912AF0" w:rsidRPr="00A20344" w:rsidRDefault="00912AF0" w:rsidP="00F01605">
            <w:pPr>
              <w:pStyle w:val="Heading3"/>
              <w:outlineLvl w:val="2"/>
              <w:cnfStyle w:val="000000000000" w:firstRow="0" w:lastRow="0" w:firstColumn="0" w:lastColumn="0" w:oddVBand="0" w:evenVBand="0" w:oddHBand="0" w:evenHBand="0" w:firstRowFirstColumn="0" w:firstRowLastColumn="0" w:lastRowFirstColumn="0" w:lastRowLastColumn="0"/>
            </w:pPr>
          </w:p>
        </w:tc>
      </w:tr>
      <w:tr w:rsidR="00912AF0" w:rsidRPr="00A20344" w14:paraId="16E38091" w14:textId="77777777" w:rsidTr="00F01605">
        <w:tc>
          <w:tcPr>
            <w:cnfStyle w:val="001000000000" w:firstRow="0" w:lastRow="0" w:firstColumn="1" w:lastColumn="0" w:oddVBand="0" w:evenVBand="0" w:oddHBand="0" w:evenHBand="0" w:firstRowFirstColumn="0" w:firstRowLastColumn="0" w:lastRowFirstColumn="0" w:lastRowLastColumn="0"/>
            <w:tcW w:w="2790" w:type="dxa"/>
          </w:tcPr>
          <w:p w14:paraId="71735AD5" w14:textId="5AB210BF" w:rsidR="00912AF0" w:rsidRPr="00A20344" w:rsidRDefault="00B85806" w:rsidP="00F01605">
            <w:pPr>
              <w:pStyle w:val="Heading3"/>
              <w:outlineLvl w:val="2"/>
            </w:pPr>
            <w:bookmarkStart w:id="13" w:name="_Toc27242430"/>
            <w:r>
              <w:t>Jan 7</w:t>
            </w:r>
            <w:r w:rsidRPr="00B85806">
              <w:rPr>
                <w:vertAlign w:val="superscript"/>
              </w:rPr>
              <w:t>th</w:t>
            </w:r>
            <w:r>
              <w:t xml:space="preserve"> 9am</w:t>
            </w:r>
            <w:r w:rsidR="00912AF0" w:rsidRPr="00A20344">
              <w:t xml:space="preserve"> – </w:t>
            </w:r>
            <w:r>
              <w:t>12pm</w:t>
            </w:r>
            <w:bookmarkEnd w:id="13"/>
          </w:p>
        </w:tc>
        <w:tc>
          <w:tcPr>
            <w:tcW w:w="5670" w:type="dxa"/>
          </w:tcPr>
          <w:p w14:paraId="71708D05" w14:textId="6A0D0954" w:rsidR="00912AF0" w:rsidRPr="00A20344" w:rsidRDefault="00B85806" w:rsidP="00F01605">
            <w:pPr>
              <w:pStyle w:val="Heading3"/>
              <w:outlineLvl w:val="2"/>
              <w:cnfStyle w:val="000000000000" w:firstRow="0" w:lastRow="0" w:firstColumn="0" w:lastColumn="0" w:oddVBand="0" w:evenVBand="0" w:oddHBand="0" w:evenHBand="0" w:firstRowFirstColumn="0" w:firstRowLastColumn="0" w:lastRowFirstColumn="0" w:lastRowLastColumn="0"/>
            </w:pPr>
            <w:bookmarkStart w:id="14" w:name="_Toc27242431"/>
            <w:r>
              <w:t>Smell</w:t>
            </w:r>
            <w:bookmarkEnd w:id="14"/>
          </w:p>
          <w:p w14:paraId="05DEEB89" w14:textId="7025913D" w:rsidR="00912AF0" w:rsidRPr="00A20344" w:rsidRDefault="0028112F" w:rsidP="00F01605">
            <w:pPr>
              <w:cnfStyle w:val="000000000000" w:firstRow="0" w:lastRow="0" w:firstColumn="0" w:lastColumn="0" w:oddVBand="0" w:evenVBand="0" w:oddHBand="0" w:evenHBand="0" w:firstRowFirstColumn="0" w:firstRowLastColumn="0" w:lastRowFirstColumn="0" w:lastRowLastColumn="0"/>
            </w:pPr>
            <w:r>
              <w:t>Cleanliness</w:t>
            </w:r>
            <w:r w:rsidR="00912AF0" w:rsidRPr="00A20344">
              <w:t xml:space="preserve"> </w:t>
            </w:r>
          </w:p>
          <w:p w14:paraId="53FE9DD7" w14:textId="0F4F886B" w:rsidR="00912AF0" w:rsidRPr="00A20344" w:rsidRDefault="0028112F" w:rsidP="00F01605">
            <w:pPr>
              <w:cnfStyle w:val="000000000000" w:firstRow="0" w:lastRow="0" w:firstColumn="0" w:lastColumn="0" w:oddVBand="0" w:evenVBand="0" w:oddHBand="0" w:evenHBand="0" w:firstRowFirstColumn="0" w:firstRowLastColumn="0" w:lastRowFirstColumn="0" w:lastRowLastColumn="0"/>
            </w:pPr>
            <w:r>
              <w:t>Fans</w:t>
            </w:r>
            <w:r w:rsidR="00912AF0" w:rsidRPr="00A20344">
              <w:t xml:space="preserve"> </w:t>
            </w:r>
            <w:r w:rsidR="00B552FB">
              <w:t>&amp; Candles</w:t>
            </w:r>
          </w:p>
          <w:p w14:paraId="69FA2E59" w14:textId="0FDC633F" w:rsidR="00912AF0" w:rsidRPr="00A20344" w:rsidRDefault="0028112F" w:rsidP="00F01605">
            <w:pPr>
              <w:cnfStyle w:val="000000000000" w:firstRow="0" w:lastRow="0" w:firstColumn="0" w:lastColumn="0" w:oddVBand="0" w:evenVBand="0" w:oddHBand="0" w:evenHBand="0" w:firstRowFirstColumn="0" w:firstRowLastColumn="0" w:lastRowFirstColumn="0" w:lastRowLastColumn="0"/>
            </w:pPr>
            <w:r>
              <w:t>Ambience</w:t>
            </w:r>
            <w:r w:rsidR="00912AF0" w:rsidRPr="00A20344">
              <w:t xml:space="preserve"> </w:t>
            </w:r>
            <w:r w:rsidR="00E03D2C" w:rsidRPr="00A20344">
              <w:t xml:space="preserve">| </w:t>
            </w:r>
            <w:r w:rsidR="00E03D2C" w:rsidRPr="00B02D9E">
              <w:rPr>
                <w:u w:val="single"/>
              </w:rPr>
              <w:t xml:space="preserve">Presenter: </w:t>
            </w:r>
            <w:r w:rsidR="00395734" w:rsidRPr="00B02D9E">
              <w:rPr>
                <w:u w:val="single"/>
              </w:rPr>
              <w:t>Mr</w:t>
            </w:r>
            <w:r w:rsidR="0087772E" w:rsidRPr="00B02D9E">
              <w:rPr>
                <w:u w:val="single"/>
              </w:rPr>
              <w:t>s. A</w:t>
            </w:r>
          </w:p>
        </w:tc>
        <w:tc>
          <w:tcPr>
            <w:tcW w:w="2340" w:type="dxa"/>
          </w:tcPr>
          <w:p w14:paraId="4D49D6D6" w14:textId="5AC0CDFD" w:rsidR="00B85806" w:rsidRDefault="00B85806" w:rsidP="00B85806">
            <w:pPr>
              <w:pStyle w:val="Heading3"/>
              <w:outlineLvl w:val="2"/>
              <w:cnfStyle w:val="000000000000" w:firstRow="0" w:lastRow="0" w:firstColumn="0" w:lastColumn="0" w:oddVBand="0" w:evenVBand="0" w:oddHBand="0" w:evenHBand="0" w:firstRowFirstColumn="0" w:firstRowLastColumn="0" w:lastRowFirstColumn="0" w:lastRowLastColumn="0"/>
              <w:rPr>
                <w:bCs/>
              </w:rPr>
            </w:pPr>
            <w:bookmarkStart w:id="15" w:name="_Toc27242432"/>
            <w:r>
              <w:t>Location: WIT Room: IT119</w:t>
            </w:r>
            <w:bookmarkEnd w:id="15"/>
          </w:p>
          <w:p w14:paraId="3DD10617" w14:textId="2530FC8B" w:rsidR="00912AF0" w:rsidRPr="00A20344" w:rsidRDefault="00912AF0" w:rsidP="00F01605">
            <w:pPr>
              <w:pStyle w:val="Heading3"/>
              <w:outlineLvl w:val="2"/>
              <w:cnfStyle w:val="000000000000" w:firstRow="0" w:lastRow="0" w:firstColumn="0" w:lastColumn="0" w:oddVBand="0" w:evenVBand="0" w:oddHBand="0" w:evenHBand="0" w:firstRowFirstColumn="0" w:firstRowLastColumn="0" w:lastRowFirstColumn="0" w:lastRowLastColumn="0"/>
            </w:pPr>
          </w:p>
        </w:tc>
      </w:tr>
      <w:tr w:rsidR="00912AF0" w:rsidRPr="00A20344" w14:paraId="32F40868" w14:textId="77777777" w:rsidTr="00F01605">
        <w:tc>
          <w:tcPr>
            <w:cnfStyle w:val="001000000000" w:firstRow="0" w:lastRow="0" w:firstColumn="1" w:lastColumn="0" w:oddVBand="0" w:evenVBand="0" w:oddHBand="0" w:evenHBand="0" w:firstRowFirstColumn="0" w:firstRowLastColumn="0" w:lastRowFirstColumn="0" w:lastRowLastColumn="0"/>
            <w:tcW w:w="2790" w:type="dxa"/>
            <w:tcMar>
              <w:left w:w="0" w:type="dxa"/>
              <w:bottom w:w="302" w:type="dxa"/>
              <w:right w:w="0" w:type="dxa"/>
            </w:tcMar>
          </w:tcPr>
          <w:p w14:paraId="30C7F6D8" w14:textId="6C26FB21" w:rsidR="00912AF0" w:rsidRPr="00A20344" w:rsidRDefault="00B85806" w:rsidP="00F01605">
            <w:pPr>
              <w:pStyle w:val="Heading3"/>
              <w:outlineLvl w:val="2"/>
            </w:pPr>
            <w:bookmarkStart w:id="16" w:name="_Toc27242433"/>
            <w:r>
              <w:t>Jan 7</w:t>
            </w:r>
            <w:r w:rsidRPr="00B85806">
              <w:rPr>
                <w:vertAlign w:val="superscript"/>
              </w:rPr>
              <w:t>th</w:t>
            </w:r>
            <w:r>
              <w:t xml:space="preserve"> 1pm</w:t>
            </w:r>
            <w:r w:rsidR="00912AF0" w:rsidRPr="00A20344">
              <w:t xml:space="preserve"> – </w:t>
            </w:r>
            <w:r>
              <w:t>4pm</w:t>
            </w:r>
            <w:bookmarkEnd w:id="16"/>
          </w:p>
        </w:tc>
        <w:tc>
          <w:tcPr>
            <w:tcW w:w="5670" w:type="dxa"/>
            <w:tcMar>
              <w:left w:w="0" w:type="dxa"/>
              <w:bottom w:w="302" w:type="dxa"/>
              <w:right w:w="0" w:type="dxa"/>
            </w:tcMar>
          </w:tcPr>
          <w:p w14:paraId="025590D8" w14:textId="157C30FF" w:rsidR="00912AF0" w:rsidRPr="00A20344" w:rsidRDefault="00B85806" w:rsidP="00F01605">
            <w:pPr>
              <w:pStyle w:val="Heading3"/>
              <w:outlineLvl w:val="2"/>
              <w:cnfStyle w:val="000000000000" w:firstRow="0" w:lastRow="0" w:firstColumn="0" w:lastColumn="0" w:oddVBand="0" w:evenVBand="0" w:oddHBand="0" w:evenHBand="0" w:firstRowFirstColumn="0" w:firstRowLastColumn="0" w:lastRowFirstColumn="0" w:lastRowLastColumn="0"/>
            </w:pPr>
            <w:bookmarkStart w:id="17" w:name="_Toc27242434"/>
            <w:r>
              <w:t>Touch</w:t>
            </w:r>
            <w:bookmarkEnd w:id="17"/>
          </w:p>
          <w:p w14:paraId="27A24FD0" w14:textId="7778C783" w:rsidR="00912AF0" w:rsidRPr="00A20344" w:rsidRDefault="0028112F" w:rsidP="00F01605">
            <w:pPr>
              <w:cnfStyle w:val="000000000000" w:firstRow="0" w:lastRow="0" w:firstColumn="0" w:lastColumn="0" w:oddVBand="0" w:evenVBand="0" w:oddHBand="0" w:evenHBand="0" w:firstRowFirstColumn="0" w:firstRowLastColumn="0" w:lastRowFirstColumn="0" w:lastRowLastColumn="0"/>
            </w:pPr>
            <w:r>
              <w:t>Seats</w:t>
            </w:r>
            <w:r w:rsidR="00912AF0" w:rsidRPr="00A20344">
              <w:t xml:space="preserve"> </w:t>
            </w:r>
          </w:p>
          <w:p w14:paraId="18DCB1E3" w14:textId="167E0B53" w:rsidR="00912AF0" w:rsidRPr="00A20344" w:rsidRDefault="0028112F" w:rsidP="00F01605">
            <w:pPr>
              <w:cnfStyle w:val="000000000000" w:firstRow="0" w:lastRow="0" w:firstColumn="0" w:lastColumn="0" w:oddVBand="0" w:evenVBand="0" w:oddHBand="0" w:evenHBand="0" w:firstRowFirstColumn="0" w:firstRowLastColumn="0" w:lastRowFirstColumn="0" w:lastRowLastColumn="0"/>
            </w:pPr>
            <w:r>
              <w:t>Mouse &amp; Keyboards</w:t>
            </w:r>
          </w:p>
          <w:p w14:paraId="65A11B58" w14:textId="55BDAA81" w:rsidR="00912AF0" w:rsidRPr="00A20344" w:rsidRDefault="0028112F" w:rsidP="00F01605">
            <w:pPr>
              <w:cnfStyle w:val="000000000000" w:firstRow="0" w:lastRow="0" w:firstColumn="0" w:lastColumn="0" w:oddVBand="0" w:evenVBand="0" w:oddHBand="0" w:evenHBand="0" w:firstRowFirstColumn="0" w:firstRowLastColumn="0" w:lastRowFirstColumn="0" w:lastRowLastColumn="0"/>
            </w:pPr>
            <w:r>
              <w:t>Ambience</w:t>
            </w:r>
            <w:r w:rsidR="00912AF0" w:rsidRPr="00A20344">
              <w:t xml:space="preserve"> </w:t>
            </w:r>
            <w:r w:rsidR="00E03D2C" w:rsidRPr="00A20344">
              <w:t xml:space="preserve">| </w:t>
            </w:r>
            <w:r w:rsidR="00E03D2C" w:rsidRPr="00B02D9E">
              <w:rPr>
                <w:u w:val="single"/>
              </w:rPr>
              <w:t xml:space="preserve">Presenter: </w:t>
            </w:r>
            <w:r w:rsidR="0087772E" w:rsidRPr="00B02D9E">
              <w:rPr>
                <w:u w:val="single"/>
              </w:rPr>
              <w:t>Mr. B</w:t>
            </w:r>
          </w:p>
        </w:tc>
        <w:tc>
          <w:tcPr>
            <w:tcW w:w="2340" w:type="dxa"/>
            <w:tcMar>
              <w:left w:w="0" w:type="dxa"/>
              <w:bottom w:w="302" w:type="dxa"/>
              <w:right w:w="0" w:type="dxa"/>
            </w:tcMar>
          </w:tcPr>
          <w:p w14:paraId="12D048B6" w14:textId="7A910957" w:rsidR="00B85806" w:rsidRDefault="00B85806" w:rsidP="00B85806">
            <w:pPr>
              <w:pStyle w:val="Heading3"/>
              <w:outlineLvl w:val="2"/>
              <w:cnfStyle w:val="000000000000" w:firstRow="0" w:lastRow="0" w:firstColumn="0" w:lastColumn="0" w:oddVBand="0" w:evenVBand="0" w:oddHBand="0" w:evenHBand="0" w:firstRowFirstColumn="0" w:firstRowLastColumn="0" w:lastRowFirstColumn="0" w:lastRowLastColumn="0"/>
              <w:rPr>
                <w:bCs/>
              </w:rPr>
            </w:pPr>
            <w:bookmarkStart w:id="18" w:name="_Toc27242435"/>
            <w:r>
              <w:t>Location: WIT Room: IT119</w:t>
            </w:r>
            <w:bookmarkEnd w:id="18"/>
          </w:p>
          <w:p w14:paraId="70A2DC8D" w14:textId="538F15DD" w:rsidR="00912AF0" w:rsidRPr="00A20344" w:rsidRDefault="00912AF0" w:rsidP="00F01605">
            <w:pPr>
              <w:pStyle w:val="Heading3"/>
              <w:outlineLvl w:val="2"/>
              <w:cnfStyle w:val="000000000000" w:firstRow="0" w:lastRow="0" w:firstColumn="0" w:lastColumn="0" w:oddVBand="0" w:evenVBand="0" w:oddHBand="0" w:evenHBand="0" w:firstRowFirstColumn="0" w:firstRowLastColumn="0" w:lastRowFirstColumn="0" w:lastRowLastColumn="0"/>
            </w:pPr>
          </w:p>
        </w:tc>
      </w:tr>
    </w:tbl>
    <w:p w14:paraId="56F348EF" w14:textId="42FEB771" w:rsidR="00912AF0" w:rsidRPr="0028112F" w:rsidRDefault="0028112F" w:rsidP="00912AF0">
      <w:pPr>
        <w:pStyle w:val="Heading2"/>
        <w:rPr>
          <w:sz w:val="40"/>
          <w:szCs w:val="40"/>
        </w:rPr>
      </w:pPr>
      <w:bookmarkStart w:id="19" w:name="_Toc27242436"/>
      <w:r w:rsidRPr="0028112F">
        <w:rPr>
          <w:sz w:val="40"/>
          <w:szCs w:val="40"/>
        </w:rPr>
        <w:t>Additional Information:</w:t>
      </w:r>
      <w:bookmarkEnd w:id="19"/>
    </w:p>
    <w:p w14:paraId="4E41D9C8" w14:textId="1AF64F9E" w:rsidR="00912AF0" w:rsidRDefault="00DF7EFA" w:rsidP="00912AF0">
      <w:pPr>
        <w:rPr>
          <w:sz w:val="32"/>
          <w:szCs w:val="32"/>
        </w:rPr>
      </w:pPr>
      <w:r>
        <w:rPr>
          <w:sz w:val="32"/>
          <w:szCs w:val="32"/>
        </w:rPr>
        <w:t>Attendee Profile: We expect to mostly see students here, maybe someone from the public may drop in too.</w:t>
      </w:r>
    </w:p>
    <w:p w14:paraId="5C268744" w14:textId="571FD9B6" w:rsidR="00DF7EFA" w:rsidRDefault="00D17C35" w:rsidP="00912AF0">
      <w:pPr>
        <w:rPr>
          <w:sz w:val="32"/>
          <w:szCs w:val="32"/>
        </w:rPr>
      </w:pPr>
      <w:r>
        <w:rPr>
          <w:sz w:val="32"/>
          <w:szCs w:val="32"/>
        </w:rPr>
        <w:t>Feel free to use any communication channels you wish e.g. Social Media</w:t>
      </w:r>
    </w:p>
    <w:p w14:paraId="5E1C5D89" w14:textId="77777777" w:rsidR="00137FCE" w:rsidRDefault="003564B1" w:rsidP="00137FCE">
      <w:pPr>
        <w:pStyle w:val="Subtitle"/>
        <w:jc w:val="left"/>
      </w:pPr>
      <w:r>
        <w:rPr>
          <w:noProof/>
        </w:rPr>
        <w:lastRenderedPageBreak/>
        <w:drawing>
          <wp:inline distT="0" distB="0" distL="0" distR="0" wp14:anchorId="4F2EB072" wp14:editId="4F2B0F6E">
            <wp:extent cx="6885487" cy="37555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2937" cy="3906901"/>
                    </a:xfrm>
                    <a:prstGeom prst="rect">
                      <a:avLst/>
                    </a:prstGeom>
                    <a:noFill/>
                  </pic:spPr>
                </pic:pic>
              </a:graphicData>
            </a:graphic>
          </wp:inline>
        </w:drawing>
      </w:r>
      <w:r w:rsidR="00137FCE">
        <w:t xml:space="preserve"> </w:t>
      </w:r>
    </w:p>
    <w:p w14:paraId="51FF0178" w14:textId="39110C94" w:rsidR="00137FCE" w:rsidRDefault="00137FCE" w:rsidP="00137FCE">
      <w:pPr>
        <w:pStyle w:val="Subtitle"/>
        <w:jc w:val="left"/>
      </w:pPr>
      <w:r>
        <w:t xml:space="preserve"> </w:t>
      </w:r>
    </w:p>
    <w:p w14:paraId="230C358F" w14:textId="2D6D9CDA" w:rsidR="00137FCE" w:rsidRDefault="00430E0F" w:rsidP="00137FCE">
      <w:pPr>
        <w:pStyle w:val="Subtitle"/>
        <w:jc w:val="left"/>
      </w:pPr>
      <w:r>
        <w:rPr>
          <w:noProof/>
        </w:rPr>
        <w:drawing>
          <wp:inline distT="0" distB="0" distL="0" distR="0" wp14:anchorId="5D09FFF3" wp14:editId="45A08E3C">
            <wp:extent cx="6851455" cy="385354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3004" cy="3860038"/>
                    </a:xfrm>
                    <a:prstGeom prst="rect">
                      <a:avLst/>
                    </a:prstGeom>
                    <a:noFill/>
                  </pic:spPr>
                </pic:pic>
              </a:graphicData>
            </a:graphic>
          </wp:inline>
        </w:drawing>
      </w:r>
    </w:p>
    <w:p w14:paraId="76708780" w14:textId="2ECB8D78" w:rsidR="00CB7982" w:rsidRDefault="003564B1" w:rsidP="00EB14FA">
      <w:pPr>
        <w:pStyle w:val="Subtitle"/>
      </w:pPr>
      <w:r>
        <w:rPr>
          <w:noProof/>
        </w:rPr>
        <w:lastRenderedPageBreak/>
        <w:drawing>
          <wp:inline distT="0" distB="0" distL="0" distR="0" wp14:anchorId="3E34F5CA" wp14:editId="3C707539">
            <wp:extent cx="6662057" cy="867662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3712" cy="8730875"/>
                    </a:xfrm>
                    <a:prstGeom prst="rect">
                      <a:avLst/>
                    </a:prstGeom>
                    <a:noFill/>
                  </pic:spPr>
                </pic:pic>
              </a:graphicData>
            </a:graphic>
          </wp:inline>
        </w:drawing>
      </w:r>
      <w:r w:rsidR="00CB7982">
        <w:br w:type="page"/>
      </w:r>
    </w:p>
    <w:p w14:paraId="7D051C0C" w14:textId="77777777" w:rsidR="00880F85" w:rsidRDefault="00880F85">
      <w:pPr>
        <w:pStyle w:val="Subtitle"/>
      </w:pPr>
    </w:p>
    <w:p w14:paraId="7E874547" w14:textId="2C3C0E7C" w:rsidR="005A766B" w:rsidRDefault="00FD0BE0" w:rsidP="00BC3EC4">
      <w:pPr>
        <w:pStyle w:val="Subtitle"/>
        <w:jc w:val="both"/>
      </w:pPr>
      <w:r w:rsidRPr="00FD0BE0">
        <w:drawing>
          <wp:inline distT="0" distB="0" distL="0" distR="0" wp14:anchorId="3B7978EA" wp14:editId="0C05A6FD">
            <wp:extent cx="6803571" cy="382700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5150" cy="3850396"/>
                    </a:xfrm>
                    <a:prstGeom prst="rect">
                      <a:avLst/>
                    </a:prstGeom>
                  </pic:spPr>
                </pic:pic>
              </a:graphicData>
            </a:graphic>
          </wp:inline>
        </w:drawing>
      </w:r>
      <w:r w:rsidR="00137FCE">
        <w:t xml:space="preserve"> </w:t>
      </w:r>
    </w:p>
    <w:p w14:paraId="17046C9D" w14:textId="1FC7740A" w:rsidR="00137FCE" w:rsidRDefault="00137FCE" w:rsidP="00BC3EC4">
      <w:pPr>
        <w:pStyle w:val="Subtitle"/>
        <w:jc w:val="both"/>
      </w:pPr>
    </w:p>
    <w:p w14:paraId="41BB7588" w14:textId="0374471E" w:rsidR="00137FCE" w:rsidRDefault="00430E0F" w:rsidP="00BC3EC4">
      <w:pPr>
        <w:pStyle w:val="Subtitle"/>
        <w:jc w:val="both"/>
      </w:pPr>
      <w:r w:rsidRPr="00430E0F">
        <w:drawing>
          <wp:inline distT="0" distB="0" distL="0" distR="0" wp14:anchorId="1ED8F3F0" wp14:editId="3F281C77">
            <wp:extent cx="6803390" cy="382690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18240" cy="3835260"/>
                    </a:xfrm>
                    <a:prstGeom prst="rect">
                      <a:avLst/>
                    </a:prstGeom>
                  </pic:spPr>
                </pic:pic>
              </a:graphicData>
            </a:graphic>
          </wp:inline>
        </w:drawing>
      </w:r>
    </w:p>
    <w:p w14:paraId="043BE4D8" w14:textId="7A5E590A" w:rsidR="00A46912" w:rsidRDefault="00FD0BE0" w:rsidP="00BC3EC4">
      <w:pPr>
        <w:pStyle w:val="Subtitle"/>
        <w:jc w:val="both"/>
      </w:pPr>
      <w:r>
        <w:rPr>
          <w:noProof/>
        </w:rPr>
        <w:lastRenderedPageBreak/>
        <w:drawing>
          <wp:inline distT="0" distB="0" distL="0" distR="0" wp14:anchorId="0B8B4F52" wp14:editId="7D448EAF">
            <wp:extent cx="6825343" cy="8746041"/>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sound.PNG"/>
                    <pic:cNvPicPr/>
                  </pic:nvPicPr>
                  <pic:blipFill>
                    <a:blip r:embed="rId18"/>
                    <a:stretch>
                      <a:fillRect/>
                    </a:stretch>
                  </pic:blipFill>
                  <pic:spPr>
                    <a:xfrm>
                      <a:off x="0" y="0"/>
                      <a:ext cx="6878283" cy="8813878"/>
                    </a:xfrm>
                    <a:prstGeom prst="rect">
                      <a:avLst/>
                    </a:prstGeom>
                  </pic:spPr>
                </pic:pic>
              </a:graphicData>
            </a:graphic>
          </wp:inline>
        </w:drawing>
      </w:r>
    </w:p>
    <w:p w14:paraId="2CCF8AF7" w14:textId="4D94C21F" w:rsidR="00A46912" w:rsidRDefault="00A46912" w:rsidP="00BC3EC4">
      <w:pPr>
        <w:pStyle w:val="Subtitle"/>
        <w:jc w:val="both"/>
      </w:pPr>
    </w:p>
    <w:p w14:paraId="35721E0B" w14:textId="33646433" w:rsidR="00A46912" w:rsidRDefault="00D57FF2" w:rsidP="00BC3EC4">
      <w:pPr>
        <w:pStyle w:val="Subtitle"/>
        <w:jc w:val="both"/>
      </w:pPr>
      <w:r w:rsidRPr="00A46912">
        <w:rPr>
          <w:noProof/>
        </w:rPr>
        <w:drawing>
          <wp:inline distT="0" distB="0" distL="0" distR="0" wp14:anchorId="0330D268" wp14:editId="3A8B07EE">
            <wp:extent cx="6825343" cy="383925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68091" cy="3863301"/>
                    </a:xfrm>
                    <a:prstGeom prst="rect">
                      <a:avLst/>
                    </a:prstGeom>
                  </pic:spPr>
                </pic:pic>
              </a:graphicData>
            </a:graphic>
          </wp:inline>
        </w:drawing>
      </w:r>
      <w:r w:rsidR="00D10C5C">
        <w:t xml:space="preserve"> </w:t>
      </w:r>
    </w:p>
    <w:p w14:paraId="2D64C7CE" w14:textId="0E51E40F" w:rsidR="00D10C5C" w:rsidRDefault="00D10C5C" w:rsidP="00BC3EC4">
      <w:pPr>
        <w:pStyle w:val="Subtitle"/>
        <w:jc w:val="both"/>
      </w:pPr>
    </w:p>
    <w:p w14:paraId="76A6CC18" w14:textId="6A3A937D" w:rsidR="00D10C5C" w:rsidRDefault="007A40A7" w:rsidP="00BC3EC4">
      <w:pPr>
        <w:pStyle w:val="Subtitle"/>
        <w:jc w:val="both"/>
      </w:pPr>
      <w:r w:rsidRPr="007A40A7">
        <w:drawing>
          <wp:inline distT="0" distB="0" distL="0" distR="0" wp14:anchorId="64391892" wp14:editId="2016FBC8">
            <wp:extent cx="6773333" cy="38100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83833" cy="3815906"/>
                    </a:xfrm>
                    <a:prstGeom prst="rect">
                      <a:avLst/>
                    </a:prstGeom>
                  </pic:spPr>
                </pic:pic>
              </a:graphicData>
            </a:graphic>
          </wp:inline>
        </w:drawing>
      </w:r>
    </w:p>
    <w:p w14:paraId="6B01B131" w14:textId="4C848EA3" w:rsidR="00A46912" w:rsidRDefault="00751F9C" w:rsidP="00BC3EC4">
      <w:pPr>
        <w:pStyle w:val="Subtitle"/>
        <w:jc w:val="both"/>
      </w:pPr>
      <w:r>
        <w:rPr>
          <w:noProof/>
        </w:rPr>
        <w:lastRenderedPageBreak/>
        <w:drawing>
          <wp:inline distT="0" distB="0" distL="0" distR="0" wp14:anchorId="5F68BE47" wp14:editId="6A8390EC">
            <wp:extent cx="6829028" cy="8776945"/>
            <wp:effectExtent l="0" t="0" r="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smell.PNG"/>
                    <pic:cNvPicPr/>
                  </pic:nvPicPr>
                  <pic:blipFill>
                    <a:blip r:embed="rId21"/>
                    <a:stretch>
                      <a:fillRect/>
                    </a:stretch>
                  </pic:blipFill>
                  <pic:spPr>
                    <a:xfrm>
                      <a:off x="0" y="0"/>
                      <a:ext cx="6873816" cy="8834508"/>
                    </a:xfrm>
                    <a:prstGeom prst="rect">
                      <a:avLst/>
                    </a:prstGeom>
                  </pic:spPr>
                </pic:pic>
              </a:graphicData>
            </a:graphic>
          </wp:inline>
        </w:drawing>
      </w:r>
    </w:p>
    <w:p w14:paraId="5CA33570" w14:textId="61358F7F" w:rsidR="00A46912" w:rsidRDefault="007C2398" w:rsidP="00BC3EC4">
      <w:pPr>
        <w:pStyle w:val="Subtitle"/>
        <w:jc w:val="both"/>
      </w:pPr>
      <w:r>
        <w:rPr>
          <w:noProof/>
        </w:rPr>
        <w:lastRenderedPageBreak/>
        <w:drawing>
          <wp:inline distT="0" distB="0" distL="0" distR="0" wp14:anchorId="729872E8" wp14:editId="69403834">
            <wp:extent cx="6901543" cy="388171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28773" cy="3897029"/>
                    </a:xfrm>
                    <a:prstGeom prst="rect">
                      <a:avLst/>
                    </a:prstGeom>
                    <a:noFill/>
                  </pic:spPr>
                </pic:pic>
              </a:graphicData>
            </a:graphic>
          </wp:inline>
        </w:drawing>
      </w:r>
      <w:r w:rsidR="00751F9C">
        <w:t xml:space="preserve"> </w:t>
      </w:r>
    </w:p>
    <w:p w14:paraId="5ECEDFFD" w14:textId="77F09AD8" w:rsidR="00751F9C" w:rsidRDefault="00751F9C" w:rsidP="00BC3EC4">
      <w:pPr>
        <w:pStyle w:val="Subtitle"/>
        <w:jc w:val="both"/>
      </w:pPr>
    </w:p>
    <w:p w14:paraId="6471407C" w14:textId="16FBB849" w:rsidR="00D10C5C" w:rsidRDefault="00D10C5C" w:rsidP="00BC3EC4">
      <w:pPr>
        <w:pStyle w:val="Subtitle"/>
        <w:jc w:val="both"/>
      </w:pPr>
      <w:r w:rsidRPr="00D10C5C">
        <w:drawing>
          <wp:inline distT="0" distB="0" distL="0" distR="0" wp14:anchorId="51D98031" wp14:editId="68409FD4">
            <wp:extent cx="6812039" cy="383177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22801" cy="3837825"/>
                    </a:xfrm>
                    <a:prstGeom prst="rect">
                      <a:avLst/>
                    </a:prstGeom>
                  </pic:spPr>
                </pic:pic>
              </a:graphicData>
            </a:graphic>
          </wp:inline>
        </w:drawing>
      </w:r>
    </w:p>
    <w:p w14:paraId="30FB2F26" w14:textId="022F3D38" w:rsidR="004B0672" w:rsidRDefault="00751F9C" w:rsidP="004B0672">
      <w:pPr>
        <w:pStyle w:val="ListParagraph"/>
        <w:rPr>
          <w:rFonts w:ascii="Abadi" w:hAnsi="Abadi"/>
          <w:b/>
          <w:bCs/>
          <w:color w:val="4183B8" w:themeColor="accent1"/>
          <w:sz w:val="96"/>
          <w:szCs w:val="96"/>
          <w:u w:val="single"/>
          <w:lang w:val="en-GB"/>
        </w:rPr>
      </w:pPr>
      <w:r>
        <w:rPr>
          <w:noProof/>
        </w:rPr>
        <w:lastRenderedPageBreak/>
        <w:drawing>
          <wp:inline distT="0" distB="0" distL="0" distR="0" wp14:anchorId="55E323D8" wp14:editId="7D0C2B4F">
            <wp:extent cx="6760029" cy="8694678"/>
            <wp:effectExtent l="0" t="0" r="317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touch.PNG"/>
                    <pic:cNvPicPr/>
                  </pic:nvPicPr>
                  <pic:blipFill>
                    <a:blip r:embed="rId24"/>
                    <a:stretch>
                      <a:fillRect/>
                    </a:stretch>
                  </pic:blipFill>
                  <pic:spPr>
                    <a:xfrm>
                      <a:off x="0" y="0"/>
                      <a:ext cx="6771927" cy="8709981"/>
                    </a:xfrm>
                    <a:prstGeom prst="rect">
                      <a:avLst/>
                    </a:prstGeom>
                  </pic:spPr>
                </pic:pic>
              </a:graphicData>
            </a:graphic>
          </wp:inline>
        </w:drawing>
      </w:r>
      <w:r w:rsidR="007A40A7">
        <w:t xml:space="preserve">     </w:t>
      </w:r>
      <w:r w:rsidR="004B0672">
        <w:lastRenderedPageBreak/>
        <w:t xml:space="preserve">  </w:t>
      </w:r>
      <w:r w:rsidR="004B0672" w:rsidRPr="004B0672">
        <w:rPr>
          <w:rFonts w:ascii="Abadi" w:hAnsi="Abadi"/>
          <w:b/>
          <w:bCs/>
          <w:color w:val="4183B8" w:themeColor="accent1"/>
          <w:sz w:val="96"/>
          <w:szCs w:val="96"/>
          <w:u w:val="single"/>
          <w:lang w:val="en-GB"/>
        </w:rPr>
        <w:t xml:space="preserve">Home Media Setup </w:t>
      </w:r>
      <w:r w:rsidR="004B0672" w:rsidRPr="004B0672">
        <w:rPr>
          <w:rFonts w:ascii="Abadi" w:hAnsi="Abadi"/>
          <w:b/>
          <w:bCs/>
          <w:color w:val="4183B8" w:themeColor="accent1"/>
          <w:sz w:val="96"/>
          <w:szCs w:val="96"/>
          <w:u w:val="single"/>
          <w:lang w:val="en-GB"/>
        </w:rPr>
        <w:t>Questionnaire</w:t>
      </w:r>
    </w:p>
    <w:p w14:paraId="694C3667" w14:textId="77777777" w:rsidR="004B0672" w:rsidRPr="004B0672" w:rsidRDefault="004B0672" w:rsidP="004B0672">
      <w:pPr>
        <w:pStyle w:val="ListParagraph"/>
        <w:rPr>
          <w:color w:val="4183B8" w:themeColor="accent1"/>
          <w:sz w:val="96"/>
          <w:szCs w:val="96"/>
          <w:u w:val="single"/>
          <w:lang w:val="en-GB"/>
        </w:rPr>
      </w:pPr>
    </w:p>
    <w:p w14:paraId="2F4C847F" w14:textId="77777777" w:rsidR="004B0672" w:rsidRPr="004B0672" w:rsidRDefault="004B0672" w:rsidP="004B0672">
      <w:pPr>
        <w:pStyle w:val="ListParagraph"/>
        <w:numPr>
          <w:ilvl w:val="0"/>
          <w:numId w:val="11"/>
        </w:numPr>
        <w:rPr>
          <w:sz w:val="32"/>
          <w:szCs w:val="32"/>
          <w:lang w:val="en-GB"/>
        </w:rPr>
      </w:pPr>
      <w:r w:rsidRPr="004B0672">
        <w:rPr>
          <w:sz w:val="32"/>
          <w:szCs w:val="32"/>
          <w:lang w:val="en-GB"/>
        </w:rPr>
        <w:t>How would you rate your experience from 1 to 10? _______________________________________________</w:t>
      </w:r>
    </w:p>
    <w:p w14:paraId="2583BEC0" w14:textId="77777777" w:rsidR="004B0672" w:rsidRPr="004B0672" w:rsidRDefault="004B0672" w:rsidP="004B0672">
      <w:pPr>
        <w:pStyle w:val="ListParagraph"/>
        <w:rPr>
          <w:sz w:val="32"/>
          <w:szCs w:val="32"/>
          <w:lang w:val="en-GB"/>
        </w:rPr>
      </w:pPr>
    </w:p>
    <w:p w14:paraId="4A399195" w14:textId="77777777" w:rsidR="004B0672" w:rsidRPr="004B0672" w:rsidRDefault="004B0672" w:rsidP="004B0672">
      <w:pPr>
        <w:pStyle w:val="ListParagraph"/>
        <w:numPr>
          <w:ilvl w:val="0"/>
          <w:numId w:val="11"/>
        </w:numPr>
        <w:rPr>
          <w:sz w:val="32"/>
          <w:szCs w:val="32"/>
          <w:lang w:val="en-GB"/>
        </w:rPr>
      </w:pPr>
      <w:r w:rsidRPr="004B0672">
        <w:rPr>
          <w:sz w:val="32"/>
          <w:szCs w:val="32"/>
          <w:lang w:val="en-GB"/>
        </w:rPr>
        <w:t>Would you change the presentations in anyway? ____________________________________________</w:t>
      </w:r>
    </w:p>
    <w:p w14:paraId="1D92E60F" w14:textId="77777777" w:rsidR="004B0672" w:rsidRPr="004B0672" w:rsidRDefault="004B0672" w:rsidP="004B0672">
      <w:pPr>
        <w:pStyle w:val="ListParagraph"/>
        <w:rPr>
          <w:sz w:val="32"/>
          <w:szCs w:val="32"/>
          <w:lang w:val="en-GB"/>
        </w:rPr>
      </w:pPr>
    </w:p>
    <w:p w14:paraId="27909AA1" w14:textId="77777777" w:rsidR="004B0672" w:rsidRPr="004B0672" w:rsidRDefault="004B0672" w:rsidP="004B0672">
      <w:pPr>
        <w:pStyle w:val="ListParagraph"/>
        <w:numPr>
          <w:ilvl w:val="0"/>
          <w:numId w:val="11"/>
        </w:numPr>
        <w:rPr>
          <w:sz w:val="32"/>
          <w:szCs w:val="32"/>
          <w:lang w:val="en-GB"/>
        </w:rPr>
      </w:pPr>
      <w:r w:rsidRPr="004B0672">
        <w:rPr>
          <w:sz w:val="32"/>
          <w:szCs w:val="32"/>
          <w:lang w:val="en-GB"/>
        </w:rPr>
        <w:t xml:space="preserve">Any other Comments? </w:t>
      </w:r>
      <w:r w:rsidRPr="004B0672">
        <w:rPr>
          <w:sz w:val="32"/>
          <w:szCs w:val="32"/>
          <w:lang w:val="en-GB"/>
        </w:rPr>
        <w:softHyphen/>
      </w:r>
      <w:r w:rsidRPr="004B0672">
        <w:rPr>
          <w:sz w:val="32"/>
          <w:szCs w:val="32"/>
          <w:lang w:val="en-GB"/>
        </w:rPr>
        <w:softHyphen/>
      </w:r>
      <w:r w:rsidRPr="004B0672">
        <w:rPr>
          <w:sz w:val="32"/>
          <w:szCs w:val="32"/>
          <w:lang w:val="en-GB"/>
        </w:rPr>
        <w:softHyphen/>
        <w:t>___________________________________________________________</w:t>
      </w:r>
    </w:p>
    <w:p w14:paraId="7188C968" w14:textId="77777777" w:rsidR="004B0672" w:rsidRPr="004B0672" w:rsidRDefault="004B0672" w:rsidP="004B0672">
      <w:pPr>
        <w:pStyle w:val="ListParagraph"/>
        <w:rPr>
          <w:rFonts w:ascii="Abadi" w:hAnsi="Abadi"/>
          <w:b/>
          <w:bCs/>
          <w:i/>
          <w:color w:val="306189" w:themeColor="accent1" w:themeShade="BF"/>
          <w:sz w:val="52"/>
          <w:szCs w:val="52"/>
          <w:lang w:val="en-GB"/>
        </w:rPr>
      </w:pPr>
      <w:r w:rsidRPr="004B0672">
        <w:rPr>
          <w:rFonts w:ascii="Abadi" w:hAnsi="Abadi"/>
          <w:b/>
          <w:bCs/>
          <w:i/>
          <w:color w:val="306189" w:themeColor="accent1" w:themeShade="BF"/>
          <w:sz w:val="52"/>
          <w:szCs w:val="52"/>
          <w:lang w:val="en-GB"/>
        </w:rPr>
        <w:t>Device Questions</w:t>
      </w:r>
    </w:p>
    <w:p w14:paraId="27A3A075" w14:textId="77777777" w:rsidR="004B0672" w:rsidRPr="004B0672" w:rsidRDefault="004B0672" w:rsidP="004B0672">
      <w:pPr>
        <w:pStyle w:val="ListParagraph"/>
        <w:rPr>
          <w:b/>
          <w:bCs/>
          <w:i/>
          <w:color w:val="306189" w:themeColor="accent1" w:themeShade="BF"/>
          <w:sz w:val="32"/>
          <w:szCs w:val="32"/>
          <w:lang w:val="en-GB"/>
        </w:rPr>
      </w:pPr>
    </w:p>
    <w:p w14:paraId="4B4F5DC7" w14:textId="4FC03810" w:rsidR="004B0672" w:rsidRDefault="004B0672" w:rsidP="004B0672">
      <w:pPr>
        <w:pStyle w:val="ListParagraph"/>
        <w:numPr>
          <w:ilvl w:val="0"/>
          <w:numId w:val="11"/>
        </w:numPr>
        <w:rPr>
          <w:sz w:val="32"/>
          <w:szCs w:val="32"/>
          <w:lang w:val="en-GB"/>
        </w:rPr>
      </w:pPr>
      <w:r w:rsidRPr="004B0672">
        <w:rPr>
          <w:sz w:val="32"/>
          <w:szCs w:val="32"/>
          <w:lang w:val="en-GB"/>
        </w:rPr>
        <w:t>Did you Bring a Device? ____________________________________________</w:t>
      </w:r>
    </w:p>
    <w:p w14:paraId="1C33ABE2" w14:textId="77777777" w:rsidR="004B0672" w:rsidRPr="004B0672" w:rsidRDefault="004B0672" w:rsidP="004B0672">
      <w:pPr>
        <w:pStyle w:val="ListParagraph"/>
        <w:rPr>
          <w:sz w:val="32"/>
          <w:szCs w:val="32"/>
          <w:lang w:val="en-GB"/>
        </w:rPr>
      </w:pPr>
    </w:p>
    <w:p w14:paraId="3ECD7AC1" w14:textId="0555D06D" w:rsidR="004B0672" w:rsidRDefault="004B0672" w:rsidP="004B0672">
      <w:pPr>
        <w:pStyle w:val="ListParagraph"/>
        <w:numPr>
          <w:ilvl w:val="0"/>
          <w:numId w:val="11"/>
        </w:numPr>
        <w:rPr>
          <w:sz w:val="32"/>
          <w:szCs w:val="32"/>
          <w:lang w:val="en-GB"/>
        </w:rPr>
      </w:pPr>
      <w:r w:rsidRPr="004B0672">
        <w:rPr>
          <w:sz w:val="32"/>
          <w:szCs w:val="32"/>
          <w:lang w:val="en-GB"/>
        </w:rPr>
        <w:t xml:space="preserve"> If so, what kind is it? ____________________________________________</w:t>
      </w:r>
    </w:p>
    <w:p w14:paraId="7ECB409B" w14:textId="77777777" w:rsidR="004B0672" w:rsidRPr="004B0672" w:rsidRDefault="004B0672" w:rsidP="004B0672">
      <w:pPr>
        <w:pStyle w:val="ListParagraph"/>
        <w:rPr>
          <w:sz w:val="32"/>
          <w:szCs w:val="32"/>
          <w:lang w:val="en-GB"/>
        </w:rPr>
      </w:pPr>
    </w:p>
    <w:p w14:paraId="48299879" w14:textId="77777777" w:rsidR="004B0672" w:rsidRPr="004B0672" w:rsidRDefault="004B0672" w:rsidP="004B0672">
      <w:pPr>
        <w:pStyle w:val="ListParagraph"/>
        <w:rPr>
          <w:sz w:val="32"/>
          <w:szCs w:val="32"/>
          <w:lang w:val="en-GB"/>
        </w:rPr>
      </w:pPr>
    </w:p>
    <w:p w14:paraId="6BEB0152" w14:textId="77777777" w:rsidR="004B0672" w:rsidRPr="004B0672" w:rsidRDefault="004B0672" w:rsidP="004B0672">
      <w:pPr>
        <w:pStyle w:val="ListParagraph"/>
        <w:numPr>
          <w:ilvl w:val="0"/>
          <w:numId w:val="11"/>
        </w:numPr>
        <w:rPr>
          <w:sz w:val="32"/>
          <w:szCs w:val="32"/>
          <w:lang w:val="en-GB"/>
        </w:rPr>
      </w:pPr>
      <w:r w:rsidRPr="004B0672">
        <w:rPr>
          <w:sz w:val="32"/>
          <w:szCs w:val="32"/>
          <w:lang w:val="en-GB"/>
        </w:rPr>
        <w:t>Did you see any devices you now want to have? ____________________________________________</w:t>
      </w:r>
    </w:p>
    <w:p w14:paraId="319EA45F" w14:textId="77777777" w:rsidR="004B0672" w:rsidRPr="004B0672" w:rsidRDefault="004B0672" w:rsidP="004B0672">
      <w:pPr>
        <w:pStyle w:val="ListParagraph"/>
        <w:rPr>
          <w:sz w:val="32"/>
          <w:szCs w:val="32"/>
          <w:lang w:val="en-GB"/>
        </w:rPr>
      </w:pPr>
    </w:p>
    <w:p w14:paraId="2E149479" w14:textId="77777777" w:rsidR="004B0672" w:rsidRPr="004B0672" w:rsidRDefault="004B0672" w:rsidP="004B0672">
      <w:pPr>
        <w:pStyle w:val="ListParagraph"/>
        <w:rPr>
          <w:rFonts w:ascii="Abadi" w:hAnsi="Abadi"/>
          <w:b/>
          <w:bCs/>
          <w:i/>
          <w:color w:val="306189" w:themeColor="accent1" w:themeShade="BF"/>
          <w:sz w:val="48"/>
          <w:szCs w:val="48"/>
          <w:lang w:val="en-GB"/>
        </w:rPr>
      </w:pPr>
      <w:r w:rsidRPr="004B0672">
        <w:rPr>
          <w:rFonts w:ascii="Abadi" w:hAnsi="Abadi"/>
          <w:b/>
          <w:bCs/>
          <w:i/>
          <w:color w:val="306189" w:themeColor="accent1" w:themeShade="BF"/>
          <w:sz w:val="48"/>
          <w:szCs w:val="48"/>
          <w:lang w:val="en-GB"/>
        </w:rPr>
        <w:t>Questions you may have can be answered by approaching a presenter at break</w:t>
      </w:r>
    </w:p>
    <w:p w14:paraId="146B2518" w14:textId="5070E3F0" w:rsidR="00751F9C" w:rsidRDefault="00751F9C" w:rsidP="00BC3EC4">
      <w:pPr>
        <w:pStyle w:val="Subtitle"/>
        <w:jc w:val="both"/>
      </w:pPr>
    </w:p>
    <w:tbl>
      <w:tblPr>
        <w:tblW w:w="10854" w:type="dxa"/>
        <w:jc w:val="center"/>
        <w:tblLayout w:type="fixed"/>
        <w:tblCellMar>
          <w:left w:w="115" w:type="dxa"/>
          <w:right w:w="115" w:type="dxa"/>
        </w:tblCellMar>
        <w:tblLook w:val="0600" w:firstRow="0" w:lastRow="0" w:firstColumn="0" w:lastColumn="0" w:noHBand="1" w:noVBand="1"/>
      </w:tblPr>
      <w:tblGrid>
        <w:gridCol w:w="3114"/>
        <w:gridCol w:w="3870"/>
        <w:gridCol w:w="3870"/>
      </w:tblGrid>
      <w:tr w:rsidR="007A40A7" w:rsidRPr="007A40A7" w14:paraId="4E3C0D59" w14:textId="77777777" w:rsidTr="00143043">
        <w:trPr>
          <w:jc w:val="center"/>
        </w:trPr>
        <w:tc>
          <w:tcPr>
            <w:tcW w:w="10854" w:type="dxa"/>
            <w:gridSpan w:val="3"/>
          </w:tcPr>
          <w:p w14:paraId="486E6596" w14:textId="77777777" w:rsidR="007A40A7" w:rsidRPr="007A40A7" w:rsidRDefault="007A40A7" w:rsidP="007A40A7">
            <w:pPr>
              <w:spacing w:after="120" w:line="180" w:lineRule="auto"/>
              <w:ind w:left="510" w:right="-102"/>
              <w:jc w:val="left"/>
              <w:rPr>
                <w:rFonts w:ascii="Arial Black" w:eastAsia="Candara" w:hAnsi="Arial Black" w:cs="Times New Roman"/>
                <w:b/>
                <w:caps/>
                <w:color w:val="2ED9F0"/>
                <w:sz w:val="144"/>
                <w:szCs w:val="128"/>
                <w:lang w:eastAsia="en-IN"/>
              </w:rPr>
            </w:pPr>
            <w:r w:rsidRPr="007A40A7">
              <w:rPr>
                <w:rFonts w:ascii="Arial Black" w:eastAsia="Candara" w:hAnsi="Arial Black" w:cs="Times New Roman"/>
                <w:b/>
                <w:caps/>
                <w:color w:val="2ED9F0"/>
                <w:sz w:val="144"/>
                <w:szCs w:val="128"/>
                <w:lang w:eastAsia="en-IN"/>
              </w:rPr>
              <w:lastRenderedPageBreak/>
              <w:t>Home media</w:t>
            </w:r>
          </w:p>
        </w:tc>
      </w:tr>
      <w:tr w:rsidR="007A40A7" w:rsidRPr="007A40A7" w14:paraId="4DBDBFEA" w14:textId="77777777" w:rsidTr="00143043">
        <w:trPr>
          <w:trHeight w:val="2475"/>
          <w:jc w:val="center"/>
        </w:trPr>
        <w:tc>
          <w:tcPr>
            <w:tcW w:w="10854" w:type="dxa"/>
            <w:gridSpan w:val="3"/>
          </w:tcPr>
          <w:p w14:paraId="70D8F1B6" w14:textId="77777777" w:rsidR="007A40A7" w:rsidRPr="007A40A7" w:rsidRDefault="007A40A7" w:rsidP="007A40A7">
            <w:pPr>
              <w:spacing w:after="120"/>
              <w:ind w:left="600" w:right="-102"/>
              <w:jc w:val="left"/>
              <w:rPr>
                <w:rFonts w:ascii="Arial Black" w:eastAsia="Candara" w:hAnsi="Arial Black" w:cs="Times New Roman"/>
                <w:b/>
                <w:caps/>
                <w:color w:val="FFC000"/>
                <w:sz w:val="40"/>
                <w:szCs w:val="32"/>
                <w:lang w:eastAsia="en-IN"/>
              </w:rPr>
            </w:pPr>
            <w:r w:rsidRPr="007A40A7">
              <w:rPr>
                <w:rFonts w:ascii="Arial Black" w:eastAsia="Candara" w:hAnsi="Arial Black" w:cs="Times New Roman"/>
                <w:b/>
                <w:caps/>
                <w:color w:val="FFC000"/>
                <w:sz w:val="40"/>
                <w:szCs w:val="32"/>
                <w:lang w:eastAsia="en-IN"/>
              </w:rPr>
              <w:t>diy For all ages and abilities</w:t>
            </w:r>
          </w:p>
        </w:tc>
      </w:tr>
      <w:tr w:rsidR="007A40A7" w:rsidRPr="007A40A7" w14:paraId="427A285D" w14:textId="77777777" w:rsidTr="00143043">
        <w:trPr>
          <w:trHeight w:val="2895"/>
          <w:jc w:val="center"/>
        </w:trPr>
        <w:tc>
          <w:tcPr>
            <w:tcW w:w="3114" w:type="dxa"/>
            <w:vMerge w:val="restart"/>
          </w:tcPr>
          <w:p w14:paraId="037843F6" w14:textId="77777777" w:rsidR="007A40A7" w:rsidRPr="007A40A7" w:rsidRDefault="007A40A7" w:rsidP="007A40A7">
            <w:pPr>
              <w:spacing w:after="240"/>
              <w:ind w:left="102" w:right="528"/>
              <w:jc w:val="left"/>
              <w:rPr>
                <w:rFonts w:ascii="Arial" w:eastAsia="Candara" w:hAnsi="Arial" w:cs="Times New Roman"/>
                <w:b/>
                <w:noProof/>
                <w:color w:val="000000" w:themeColor="text1"/>
                <w:sz w:val="32"/>
                <w:szCs w:val="32"/>
                <w:lang w:eastAsia="en-IN"/>
              </w:rPr>
            </w:pPr>
            <w:r w:rsidRPr="007A40A7">
              <w:rPr>
                <w:rFonts w:ascii="Arial" w:eastAsia="Candara" w:hAnsi="Arial" w:cs="Times New Roman"/>
                <w:b/>
                <w:noProof/>
                <w:color w:val="000000" w:themeColor="text1"/>
                <w:sz w:val="32"/>
                <w:szCs w:val="32"/>
                <w:lang w:eastAsia="en-IN"/>
              </w:rPr>
              <w:t xml:space="preserve">    </w:t>
            </w:r>
            <w:ins w:id="20" w:author="Comparison" w:date="2019-12-18T00:01:00Z">
              <w:r w:rsidRPr="007A40A7">
                <w:rPr>
                  <w:rFonts w:ascii="Arial" w:eastAsia="Candara" w:hAnsi="Arial" w:cs="Times New Roman"/>
                  <w:noProof/>
                  <w:color w:val="000000" w:themeColor="text1"/>
                  <w:sz w:val="32"/>
                  <w:szCs w:val="32"/>
                  <w:lang w:eastAsia="en-IN"/>
                </w:rPr>
                <w:drawing>
                  <wp:inline distT="0" distB="0" distL="0" distR="0" wp14:anchorId="52604E94" wp14:editId="53B35357">
                    <wp:extent cx="548640" cy="548640"/>
                    <wp:effectExtent l="0" t="0" r="0" b="0"/>
                    <wp:docPr id="17" name="Graphic 17"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eiver.svg"/>
                            <pic:cNvPicPr/>
                          </pic:nvPicPr>
                          <pic:blipFill>
                            <a:blip r:embed="rId25">
                              <a:extLst>
                                <a:ext uri="{96DAC541-7B7A-43D3-8B79-37D633B846F1}">
                                  <asvg:svgBlip xmlns:asvg="http://schemas.microsoft.com/office/drawing/2016/SVG/main" r:embed="rId26"/>
                                </a:ext>
                              </a:extLst>
                            </a:blip>
                            <a:stretch>
                              <a:fillRect/>
                            </a:stretch>
                          </pic:blipFill>
                          <pic:spPr>
                            <a:xfrm>
                              <a:off x="0" y="0"/>
                              <a:ext cx="548640" cy="548640"/>
                            </a:xfrm>
                            <a:prstGeom prst="rect">
                              <a:avLst/>
                            </a:prstGeom>
                          </pic:spPr>
                        </pic:pic>
                      </a:graphicData>
                    </a:graphic>
                  </wp:inline>
                </w:drawing>
              </w:r>
            </w:ins>
            <w:del w:id="21" w:author="Comparison" w:date="2019-12-18T00:01:00Z">
              <w:r w:rsidRPr="007A40A7">
                <w:rPr>
                  <w:rFonts w:ascii="Arial" w:eastAsia="Candara" w:hAnsi="Arial" w:cs="Times New Roman"/>
                  <w:noProof/>
                  <w:color w:val="000000" w:themeColor="text1"/>
                  <w:sz w:val="32"/>
                  <w:szCs w:val="32"/>
                  <w:lang w:eastAsia="en-IN"/>
                </w:rPr>
                <w:drawing>
                  <wp:inline distT="0" distB="0" distL="0" distR="0" wp14:anchorId="219106B3" wp14:editId="53BACF8D">
                    <wp:extent cx="548640" cy="548640"/>
                    <wp:effectExtent l="0" t="0" r="0" b="0"/>
                    <wp:docPr id="2" name="Graphic 2"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eiver.svg"/>
                            <pic:cNvPicPr/>
                          </pic:nvPicPr>
                          <pic:blipFill>
                            <a:blip r:embed="rId27">
                              <a:extLst>
                                <a:ext uri="{96DAC541-7B7A-43D3-8B79-37D633B846F1}">
                                  <asvg:svgBlip xmlns:asvg="http://schemas.microsoft.com/office/drawing/2016/SVG/main" r:embed="rId28"/>
                                </a:ext>
                              </a:extLst>
                            </a:blip>
                            <a:stretch>
                              <a:fillRect/>
                            </a:stretch>
                          </pic:blipFill>
                          <pic:spPr>
                            <a:xfrm>
                              <a:off x="0" y="0"/>
                              <a:ext cx="548640" cy="548640"/>
                            </a:xfrm>
                            <a:prstGeom prst="rect">
                              <a:avLst/>
                            </a:prstGeom>
                          </pic:spPr>
                        </pic:pic>
                      </a:graphicData>
                    </a:graphic>
                  </wp:inline>
                </w:drawing>
              </w:r>
            </w:del>
          </w:p>
          <w:p w14:paraId="37D3E093" w14:textId="77777777" w:rsidR="007A40A7" w:rsidRPr="007A40A7" w:rsidRDefault="007A40A7" w:rsidP="007A40A7">
            <w:pPr>
              <w:spacing w:after="240"/>
              <w:ind w:left="102" w:right="528"/>
              <w:jc w:val="left"/>
              <w:rPr>
                <w:rFonts w:ascii="Arial" w:eastAsia="Candara" w:hAnsi="Arial" w:cs="Times New Roman"/>
                <w:b/>
                <w:noProof/>
                <w:color w:val="000000" w:themeColor="text1"/>
                <w:sz w:val="32"/>
                <w:szCs w:val="32"/>
                <w:lang w:eastAsia="en-IN"/>
              </w:rPr>
            </w:pPr>
            <w:r w:rsidRPr="007A40A7">
              <w:rPr>
                <w:rFonts w:ascii="Arial" w:eastAsia="Candara" w:hAnsi="Arial" w:cs="Times New Roman"/>
                <w:b/>
                <w:noProof/>
                <w:color w:val="000000" w:themeColor="text1"/>
                <w:sz w:val="32"/>
                <w:szCs w:val="32"/>
                <w:lang w:eastAsia="en-IN"/>
              </w:rPr>
              <w:t>WIT Walton</w:t>
            </w:r>
          </w:p>
          <w:p w14:paraId="565B47AF" w14:textId="77777777" w:rsidR="007A40A7" w:rsidRPr="007A40A7" w:rsidRDefault="007A40A7" w:rsidP="007A40A7">
            <w:pPr>
              <w:spacing w:after="240"/>
              <w:ind w:left="102" w:right="528"/>
              <w:jc w:val="left"/>
              <w:rPr>
                <w:rFonts w:ascii="Arial" w:eastAsia="Candara" w:hAnsi="Arial" w:cs="Times New Roman"/>
                <w:b/>
                <w:noProof/>
                <w:color w:val="000000" w:themeColor="text1"/>
                <w:sz w:val="32"/>
                <w:szCs w:val="32"/>
                <w:lang w:eastAsia="en-IN"/>
              </w:rPr>
            </w:pPr>
            <w:r w:rsidRPr="007A40A7">
              <w:rPr>
                <w:rFonts w:ascii="Arial" w:eastAsia="Candara" w:hAnsi="Arial" w:cs="Times New Roman"/>
                <w:b/>
                <w:noProof/>
                <w:color w:val="000000" w:themeColor="text1"/>
                <w:sz w:val="32"/>
                <w:szCs w:val="32"/>
                <w:lang w:eastAsia="en-IN"/>
              </w:rPr>
              <w:t xml:space="preserve">  Building</w:t>
            </w:r>
          </w:p>
          <w:p w14:paraId="06D9EE14" w14:textId="77777777" w:rsidR="007A40A7" w:rsidRPr="007A40A7" w:rsidRDefault="007A40A7" w:rsidP="007A40A7">
            <w:pPr>
              <w:spacing w:after="240"/>
              <w:ind w:left="102" w:right="1506"/>
              <w:jc w:val="left"/>
              <w:rPr>
                <w:rFonts w:ascii="Arial" w:eastAsia="Candara" w:hAnsi="Arial" w:cs="Times New Roman"/>
                <w:b/>
                <w:noProof/>
                <w:color w:val="000000" w:themeColor="text1"/>
                <w:sz w:val="32"/>
                <w:szCs w:val="32"/>
                <w:lang w:eastAsia="en-IN"/>
              </w:rPr>
            </w:pPr>
            <w:r w:rsidRPr="007A40A7">
              <w:rPr>
                <w:rFonts w:ascii="Arial" w:eastAsia="Candara" w:hAnsi="Arial" w:cs="Times New Roman"/>
                <w:b/>
                <w:noProof/>
                <w:color w:val="000000" w:themeColor="text1"/>
                <w:sz w:val="32"/>
                <w:szCs w:val="32"/>
                <w:lang w:eastAsia="en-IN"/>
              </w:rPr>
              <w:t xml:space="preserve">    </w:t>
            </w:r>
            <w:ins w:id="22" w:author="Comparison" w:date="2019-12-18T00:01:00Z">
              <w:r w:rsidRPr="007A40A7">
                <w:rPr>
                  <w:rFonts w:ascii="Arial" w:eastAsia="Candara" w:hAnsi="Arial" w:cs="Times New Roman"/>
                  <w:b/>
                  <w:noProof/>
                  <w:color w:val="000000" w:themeColor="text1"/>
                  <w:sz w:val="32"/>
                  <w:szCs w:val="32"/>
                  <w:lang w:eastAsia="en-IN"/>
                </w:rPr>
                <w:drawing>
                  <wp:inline distT="0" distB="0" distL="0" distR="0" wp14:anchorId="40B93BD9" wp14:editId="1D39D5B1">
                    <wp:extent cx="548640" cy="548640"/>
                    <wp:effectExtent l="0" t="0" r="3810" b="0"/>
                    <wp:docPr id="18" name="Graphic 18"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velope.svg"/>
                            <pic:cNvPicPr/>
                          </pic:nvPicPr>
                          <pic:blipFill>
                            <a:blip r:embed="rId29">
                              <a:extLst>
                                <a:ext uri="{96DAC541-7B7A-43D3-8B79-37D633B846F1}">
                                  <asvg:svgBlip xmlns:asvg="http://schemas.microsoft.com/office/drawing/2016/SVG/main" r:embed="rId30"/>
                                </a:ext>
                              </a:extLst>
                            </a:blip>
                            <a:stretch>
                              <a:fillRect/>
                            </a:stretch>
                          </pic:blipFill>
                          <pic:spPr>
                            <a:xfrm>
                              <a:off x="0" y="0"/>
                              <a:ext cx="548640" cy="548640"/>
                            </a:xfrm>
                            <a:prstGeom prst="rect">
                              <a:avLst/>
                            </a:prstGeom>
                          </pic:spPr>
                        </pic:pic>
                      </a:graphicData>
                    </a:graphic>
                  </wp:inline>
                </w:drawing>
              </w:r>
            </w:ins>
            <w:del w:id="23" w:author="Comparison" w:date="2019-12-18T00:01:00Z">
              <w:r w:rsidRPr="007A40A7">
                <w:rPr>
                  <w:rFonts w:ascii="Arial" w:eastAsia="Candara" w:hAnsi="Arial" w:cs="Times New Roman"/>
                  <w:b/>
                  <w:noProof/>
                  <w:color w:val="000000" w:themeColor="text1"/>
                  <w:sz w:val="32"/>
                  <w:szCs w:val="32"/>
                  <w:lang w:eastAsia="en-IN"/>
                </w:rPr>
                <w:drawing>
                  <wp:inline distT="0" distB="0" distL="0" distR="0" wp14:anchorId="4EC7A351" wp14:editId="5BD14738">
                    <wp:extent cx="548640" cy="548640"/>
                    <wp:effectExtent l="0" t="0" r="3810" b="0"/>
                    <wp:docPr id="19" name="Graphic 19"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velope.svg"/>
                            <pic:cNvPicPr/>
                          </pic:nvPicPr>
                          <pic:blipFill>
                            <a:blip r:embed="rId31">
                              <a:extLst>
                                <a:ext uri="{96DAC541-7B7A-43D3-8B79-37D633B846F1}">
                                  <asvg:svgBlip xmlns:asvg="http://schemas.microsoft.com/office/drawing/2016/SVG/main" r:embed="rId32"/>
                                </a:ext>
                              </a:extLst>
                            </a:blip>
                            <a:stretch>
                              <a:fillRect/>
                            </a:stretch>
                          </pic:blipFill>
                          <pic:spPr>
                            <a:xfrm>
                              <a:off x="0" y="0"/>
                              <a:ext cx="548640" cy="548640"/>
                            </a:xfrm>
                            <a:prstGeom prst="rect">
                              <a:avLst/>
                            </a:prstGeom>
                          </pic:spPr>
                        </pic:pic>
                      </a:graphicData>
                    </a:graphic>
                  </wp:inline>
                </w:drawing>
              </w:r>
            </w:del>
          </w:p>
          <w:p w14:paraId="718F1F26" w14:textId="77777777" w:rsidR="007A40A7" w:rsidRPr="007A40A7" w:rsidRDefault="007A40A7" w:rsidP="007A40A7">
            <w:pPr>
              <w:spacing w:after="240"/>
              <w:ind w:right="1506"/>
              <w:jc w:val="left"/>
              <w:rPr>
                <w:rFonts w:ascii="Arial" w:eastAsia="Candara" w:hAnsi="Arial" w:cs="Times New Roman"/>
                <w:b/>
                <w:noProof/>
                <w:color w:val="000000" w:themeColor="text1"/>
                <w:sz w:val="32"/>
                <w:szCs w:val="32"/>
                <w:lang w:eastAsia="en-IN"/>
              </w:rPr>
            </w:pPr>
            <w:r w:rsidRPr="007A40A7">
              <w:rPr>
                <w:rFonts w:ascii="Arial" w:eastAsia="Candara" w:hAnsi="Arial" w:cs="Times New Roman"/>
                <w:b/>
                <w:noProof/>
                <w:color w:val="000000" w:themeColor="text1"/>
                <w:sz w:val="32"/>
                <w:szCs w:val="32"/>
                <w:lang w:eastAsia="en-IN"/>
              </w:rPr>
              <w:t>Email us</w:t>
            </w:r>
          </w:p>
        </w:tc>
        <w:tc>
          <w:tcPr>
            <w:tcW w:w="7740" w:type="dxa"/>
            <w:gridSpan w:val="2"/>
          </w:tcPr>
          <w:p w14:paraId="1AAAE340" w14:textId="77777777" w:rsidR="007A40A7" w:rsidRPr="007A40A7" w:rsidRDefault="007A40A7" w:rsidP="007A40A7">
            <w:pPr>
              <w:spacing w:after="240"/>
              <w:ind w:left="102" w:right="528"/>
              <w:jc w:val="left"/>
              <w:rPr>
                <w:rFonts w:ascii="Arial" w:eastAsia="Candara" w:hAnsi="Arial" w:cs="Times New Roman"/>
                <w:color w:val="17406D"/>
                <w:sz w:val="32"/>
                <w:szCs w:val="32"/>
                <w:lang w:eastAsia="en-IN"/>
              </w:rPr>
            </w:pPr>
            <w:r w:rsidRPr="007A40A7">
              <w:rPr>
                <w:rFonts w:ascii="Arial" w:eastAsia="Candara" w:hAnsi="Arial" w:cs="Times New Roman"/>
                <w:color w:val="17406D"/>
                <w:sz w:val="32"/>
                <w:szCs w:val="32"/>
                <w:lang w:eastAsia="en-IN"/>
              </w:rPr>
              <w:t xml:space="preserve">We will cover </w:t>
            </w:r>
            <w:r w:rsidRPr="007A40A7">
              <w:rPr>
                <w:rFonts w:ascii="Arial" w:eastAsia="Candara" w:hAnsi="Arial" w:cs="Times New Roman"/>
                <w:b/>
                <w:bCs/>
                <w:color w:val="FFC000"/>
                <w:sz w:val="32"/>
                <w:szCs w:val="32"/>
                <w:u w:val="single"/>
                <w:lang w:eastAsia="en-IN"/>
              </w:rPr>
              <w:t>4 topics</w:t>
            </w:r>
            <w:r w:rsidRPr="007A40A7">
              <w:rPr>
                <w:rFonts w:ascii="Arial" w:eastAsia="Candara" w:hAnsi="Arial" w:cs="Times New Roman"/>
                <w:color w:val="FFC000"/>
                <w:sz w:val="32"/>
                <w:szCs w:val="32"/>
                <w:lang w:eastAsia="en-IN"/>
              </w:rPr>
              <w:t xml:space="preserve"> </w:t>
            </w:r>
            <w:r w:rsidRPr="007A40A7">
              <w:rPr>
                <w:rFonts w:ascii="Arial" w:eastAsia="Candara" w:hAnsi="Arial" w:cs="Times New Roman"/>
                <w:color w:val="17406D"/>
                <w:sz w:val="32"/>
                <w:szCs w:val="32"/>
                <w:lang w:eastAsia="en-IN"/>
              </w:rPr>
              <w:t xml:space="preserve">over a </w:t>
            </w:r>
            <w:r w:rsidRPr="007A40A7">
              <w:rPr>
                <w:rFonts w:ascii="Arial" w:eastAsia="Candara" w:hAnsi="Arial" w:cs="Times New Roman"/>
                <w:b/>
                <w:bCs/>
                <w:color w:val="FFC000"/>
                <w:sz w:val="32"/>
                <w:szCs w:val="32"/>
                <w:u w:val="single"/>
                <w:lang w:eastAsia="en-IN"/>
              </w:rPr>
              <w:t>2-day</w:t>
            </w:r>
            <w:r w:rsidRPr="007A40A7">
              <w:rPr>
                <w:rFonts w:ascii="Arial" w:eastAsia="Candara" w:hAnsi="Arial" w:cs="Times New Roman"/>
                <w:color w:val="FFC000"/>
                <w:sz w:val="32"/>
                <w:szCs w:val="32"/>
                <w:lang w:eastAsia="en-IN"/>
              </w:rPr>
              <w:t xml:space="preserve"> </w:t>
            </w:r>
            <w:r w:rsidRPr="007A40A7">
              <w:rPr>
                <w:rFonts w:ascii="Arial" w:eastAsia="Candara" w:hAnsi="Arial" w:cs="Times New Roman"/>
                <w:color w:val="17406D"/>
                <w:sz w:val="32"/>
                <w:szCs w:val="32"/>
                <w:lang w:eastAsia="en-IN"/>
              </w:rPr>
              <w:t>workshop.</w:t>
            </w:r>
          </w:p>
          <w:p w14:paraId="28DCDE33" w14:textId="77777777" w:rsidR="007A40A7" w:rsidRPr="007A40A7" w:rsidRDefault="007A40A7" w:rsidP="007A40A7">
            <w:pPr>
              <w:spacing w:after="240"/>
              <w:ind w:left="102" w:right="528"/>
              <w:jc w:val="left"/>
              <w:rPr>
                <w:rFonts w:ascii="Arial" w:eastAsia="Candara" w:hAnsi="Arial" w:cs="Times New Roman"/>
                <w:color w:val="17406D"/>
                <w:sz w:val="32"/>
                <w:szCs w:val="32"/>
                <w:lang w:eastAsia="en-IN"/>
              </w:rPr>
            </w:pPr>
            <w:r w:rsidRPr="007A40A7">
              <w:rPr>
                <w:rFonts w:ascii="Arial" w:eastAsia="Candara" w:hAnsi="Arial" w:cs="Times New Roman"/>
                <w:color w:val="17406D"/>
                <w:sz w:val="32"/>
                <w:szCs w:val="32"/>
                <w:lang w:eastAsia="en-IN"/>
              </w:rPr>
              <w:t>We would love to hear your input no matter your ability there’s something to learn for everyone here!</w:t>
            </w:r>
          </w:p>
          <w:p w14:paraId="3C451D19" w14:textId="77777777" w:rsidR="007A40A7" w:rsidRPr="007A40A7" w:rsidRDefault="007A40A7" w:rsidP="007A40A7">
            <w:pPr>
              <w:spacing w:after="240"/>
              <w:ind w:left="102" w:right="528"/>
              <w:jc w:val="left"/>
              <w:rPr>
                <w:rFonts w:ascii="Arial" w:eastAsia="Candara" w:hAnsi="Arial" w:cs="Times New Roman"/>
                <w:color w:val="17406D"/>
                <w:sz w:val="32"/>
                <w:szCs w:val="32"/>
                <w:lang w:eastAsia="en-IN"/>
              </w:rPr>
            </w:pPr>
            <w:r w:rsidRPr="007A40A7">
              <w:rPr>
                <w:rFonts w:ascii="Arial" w:eastAsia="Candara" w:hAnsi="Arial" w:cs="Times New Roman"/>
                <w:color w:val="17406D"/>
                <w:sz w:val="32"/>
                <w:szCs w:val="32"/>
                <w:lang w:eastAsia="en-IN"/>
              </w:rPr>
              <w:t>Bring along any portable devices you have!</w:t>
            </w:r>
          </w:p>
        </w:tc>
      </w:tr>
      <w:tr w:rsidR="007A40A7" w:rsidRPr="007A40A7" w14:paraId="6DE4A593" w14:textId="77777777" w:rsidTr="007A40A7">
        <w:trPr>
          <w:trHeight w:val="1161"/>
          <w:jc w:val="center"/>
        </w:trPr>
        <w:tc>
          <w:tcPr>
            <w:tcW w:w="3114" w:type="dxa"/>
            <w:vMerge/>
          </w:tcPr>
          <w:p w14:paraId="636B6148" w14:textId="77777777" w:rsidR="007A40A7" w:rsidRPr="007A40A7" w:rsidRDefault="007A40A7" w:rsidP="007A40A7">
            <w:pPr>
              <w:spacing w:after="240"/>
              <w:ind w:left="102" w:right="528"/>
              <w:jc w:val="left"/>
              <w:rPr>
                <w:rFonts w:ascii="Arial" w:eastAsia="Candara" w:hAnsi="Arial" w:cs="Times New Roman"/>
                <w:b/>
                <w:noProof/>
                <w:color w:val="FFFFFF"/>
                <w:sz w:val="32"/>
                <w:szCs w:val="32"/>
                <w:lang w:eastAsia="en-IN"/>
              </w:rPr>
            </w:pPr>
          </w:p>
        </w:tc>
        <w:tc>
          <w:tcPr>
            <w:tcW w:w="3870" w:type="dxa"/>
            <w:tcBorders>
              <w:bottom w:val="single" w:sz="4" w:space="0" w:color="FFC000"/>
              <w:right w:val="single" w:sz="2" w:space="0" w:color="FFC000"/>
            </w:tcBorders>
          </w:tcPr>
          <w:p w14:paraId="297FFDC5" w14:textId="77777777" w:rsidR="007A40A7" w:rsidRPr="007A40A7" w:rsidRDefault="007A40A7" w:rsidP="007A40A7">
            <w:pPr>
              <w:spacing w:after="240"/>
              <w:ind w:left="101" w:right="533"/>
              <w:jc w:val="left"/>
              <w:rPr>
                <w:rFonts w:ascii="Arial" w:eastAsia="Candara" w:hAnsi="Arial" w:cs="Times New Roman"/>
                <w:b/>
                <w:caps/>
                <w:color w:val="EDBB3B" w:themeColor="accent3"/>
                <w:sz w:val="32"/>
                <w:szCs w:val="32"/>
                <w:lang w:eastAsia="en-IN"/>
              </w:rPr>
            </w:pPr>
            <w:r w:rsidRPr="007A40A7">
              <w:rPr>
                <w:rFonts w:ascii="Arial" w:eastAsia="Candara" w:hAnsi="Arial" w:cs="Times New Roman"/>
                <w:b/>
                <w:caps/>
                <w:color w:val="EDBB3B" w:themeColor="accent3"/>
                <w:sz w:val="32"/>
                <w:szCs w:val="32"/>
                <w:lang w:eastAsia="en-IN"/>
              </w:rPr>
              <w:t>sight</w:t>
            </w:r>
          </w:p>
          <w:p w14:paraId="2E3736A6" w14:textId="77777777" w:rsidR="007A40A7" w:rsidRPr="007A40A7" w:rsidRDefault="007A40A7" w:rsidP="007A40A7">
            <w:pPr>
              <w:spacing w:after="240"/>
              <w:ind w:left="102" w:right="528"/>
              <w:jc w:val="left"/>
              <w:rPr>
                <w:rFonts w:ascii="Arial" w:eastAsia="Candara" w:hAnsi="Arial" w:cs="Times New Roman"/>
                <w:b/>
                <w:noProof/>
                <w:color w:val="000000" w:themeColor="text1"/>
                <w:sz w:val="32"/>
                <w:szCs w:val="32"/>
                <w:lang w:eastAsia="en-IN"/>
              </w:rPr>
            </w:pPr>
            <w:r w:rsidRPr="007A40A7">
              <w:rPr>
                <w:rFonts w:ascii="Arial" w:eastAsia="Candara" w:hAnsi="Arial" w:cs="Times New Roman"/>
                <w:b/>
                <w:noProof/>
                <w:color w:val="000000" w:themeColor="text1"/>
                <w:sz w:val="32"/>
                <w:szCs w:val="32"/>
                <w:lang w:eastAsia="en-IN"/>
              </w:rPr>
              <w:t>Monitors, TV’s</w:t>
            </w:r>
          </w:p>
        </w:tc>
        <w:tc>
          <w:tcPr>
            <w:tcW w:w="3870" w:type="dxa"/>
            <w:tcBorders>
              <w:left w:val="single" w:sz="2" w:space="0" w:color="FFC000"/>
              <w:bottom w:val="single" w:sz="2" w:space="0" w:color="FFC000"/>
            </w:tcBorders>
          </w:tcPr>
          <w:p w14:paraId="17384E1B" w14:textId="77777777" w:rsidR="007A40A7" w:rsidRPr="007A40A7" w:rsidRDefault="007A40A7" w:rsidP="007A40A7">
            <w:pPr>
              <w:spacing w:after="240"/>
              <w:ind w:left="101" w:right="533"/>
              <w:jc w:val="left"/>
              <w:rPr>
                <w:rFonts w:ascii="Arial" w:eastAsia="Candara" w:hAnsi="Arial" w:cs="Times New Roman"/>
                <w:b/>
                <w:caps/>
                <w:color w:val="EDBB3B" w:themeColor="accent3"/>
                <w:sz w:val="32"/>
                <w:szCs w:val="32"/>
                <w:lang w:eastAsia="en-IN"/>
              </w:rPr>
            </w:pPr>
            <w:r w:rsidRPr="007A40A7">
              <w:rPr>
                <w:rFonts w:ascii="Arial" w:eastAsia="Candara" w:hAnsi="Arial" w:cs="Times New Roman"/>
                <w:b/>
                <w:caps/>
                <w:color w:val="EDBB3B" w:themeColor="accent3"/>
                <w:sz w:val="32"/>
                <w:szCs w:val="32"/>
                <w:lang w:eastAsia="en-IN"/>
              </w:rPr>
              <w:t>sound</w:t>
            </w:r>
          </w:p>
          <w:p w14:paraId="66192671" w14:textId="77777777" w:rsidR="007A40A7" w:rsidRPr="007A40A7" w:rsidRDefault="007A40A7" w:rsidP="007A40A7">
            <w:pPr>
              <w:spacing w:after="240"/>
              <w:ind w:left="102" w:right="528"/>
              <w:jc w:val="left"/>
              <w:rPr>
                <w:rFonts w:ascii="Arial" w:eastAsia="Candara" w:hAnsi="Arial" w:cs="Times New Roman"/>
                <w:b/>
                <w:noProof/>
                <w:color w:val="000000" w:themeColor="text1"/>
                <w:sz w:val="28"/>
                <w:szCs w:val="28"/>
                <w:lang w:eastAsia="en-IN"/>
              </w:rPr>
            </w:pPr>
            <w:r w:rsidRPr="007A40A7">
              <w:rPr>
                <w:rFonts w:ascii="Arial" w:eastAsia="Candara" w:hAnsi="Arial" w:cs="Times New Roman"/>
                <w:b/>
                <w:noProof/>
                <w:color w:val="000000" w:themeColor="text1"/>
                <w:sz w:val="28"/>
                <w:szCs w:val="28"/>
                <w:lang w:eastAsia="en-IN"/>
              </w:rPr>
              <w:t xml:space="preserve">Headphones, </w:t>
            </w:r>
            <w:r w:rsidRPr="007A40A7">
              <w:rPr>
                <w:rFonts w:ascii="Arial" w:eastAsia="Candara" w:hAnsi="Arial" w:cs="Times New Roman"/>
                <w:b/>
                <w:noProof/>
                <w:color w:val="000000" w:themeColor="text1"/>
                <w:sz w:val="26"/>
                <w:szCs w:val="26"/>
                <w:lang w:eastAsia="en-IN"/>
              </w:rPr>
              <w:t>Speakers</w:t>
            </w:r>
          </w:p>
        </w:tc>
      </w:tr>
      <w:tr w:rsidR="007A40A7" w:rsidRPr="007A40A7" w14:paraId="6EDDD2D0" w14:textId="77777777" w:rsidTr="007A40A7">
        <w:trPr>
          <w:trHeight w:val="75"/>
          <w:jc w:val="center"/>
        </w:trPr>
        <w:tc>
          <w:tcPr>
            <w:tcW w:w="3114" w:type="dxa"/>
          </w:tcPr>
          <w:p w14:paraId="77B0E126" w14:textId="77777777" w:rsidR="007A40A7" w:rsidRPr="007A40A7" w:rsidRDefault="007A40A7" w:rsidP="007A40A7">
            <w:pPr>
              <w:spacing w:after="0"/>
              <w:ind w:left="102" w:right="528"/>
              <w:jc w:val="left"/>
              <w:rPr>
                <w:rFonts w:ascii="Arial" w:eastAsia="Candara" w:hAnsi="Arial" w:cs="Times New Roman"/>
                <w:sz w:val="12"/>
                <w:szCs w:val="18"/>
                <w:lang w:eastAsia="en-IN"/>
              </w:rPr>
            </w:pPr>
          </w:p>
        </w:tc>
        <w:tc>
          <w:tcPr>
            <w:tcW w:w="3870" w:type="dxa"/>
            <w:tcBorders>
              <w:top w:val="single" w:sz="4" w:space="0" w:color="FFC000"/>
              <w:right w:val="single" w:sz="2" w:space="0" w:color="FFC000"/>
            </w:tcBorders>
          </w:tcPr>
          <w:p w14:paraId="57BA6C9C" w14:textId="77777777" w:rsidR="007A40A7" w:rsidRPr="007A40A7" w:rsidRDefault="007A40A7" w:rsidP="007A40A7">
            <w:pPr>
              <w:spacing w:after="0"/>
              <w:ind w:left="102" w:right="528"/>
              <w:jc w:val="left"/>
              <w:rPr>
                <w:rFonts w:ascii="Arial" w:eastAsia="Candara" w:hAnsi="Arial" w:cs="Times New Roman"/>
                <w:color w:val="000000" w:themeColor="text1"/>
                <w:sz w:val="12"/>
                <w:szCs w:val="18"/>
                <w:lang w:eastAsia="en-IN"/>
              </w:rPr>
            </w:pPr>
          </w:p>
        </w:tc>
        <w:tc>
          <w:tcPr>
            <w:tcW w:w="3870" w:type="dxa"/>
            <w:tcBorders>
              <w:top w:val="single" w:sz="2" w:space="0" w:color="FFC000"/>
              <w:left w:val="single" w:sz="2" w:space="0" w:color="FFC000"/>
            </w:tcBorders>
          </w:tcPr>
          <w:p w14:paraId="25E5759D" w14:textId="77777777" w:rsidR="007A40A7" w:rsidRPr="007A40A7" w:rsidRDefault="007A40A7" w:rsidP="007A40A7">
            <w:pPr>
              <w:spacing w:after="0"/>
              <w:ind w:left="102" w:right="528"/>
              <w:jc w:val="left"/>
              <w:rPr>
                <w:rFonts w:ascii="Arial" w:eastAsia="Candara" w:hAnsi="Arial" w:cs="Times New Roman"/>
                <w:color w:val="000000" w:themeColor="text1"/>
                <w:sz w:val="12"/>
                <w:szCs w:val="18"/>
                <w:lang w:eastAsia="en-IN"/>
              </w:rPr>
            </w:pPr>
          </w:p>
        </w:tc>
      </w:tr>
      <w:tr w:rsidR="007A40A7" w:rsidRPr="007A40A7" w14:paraId="072C87BF" w14:textId="77777777" w:rsidTr="007A40A7">
        <w:trPr>
          <w:trHeight w:val="900"/>
          <w:jc w:val="center"/>
        </w:trPr>
        <w:tc>
          <w:tcPr>
            <w:tcW w:w="3114" w:type="dxa"/>
          </w:tcPr>
          <w:p w14:paraId="4EED5A0A" w14:textId="77777777" w:rsidR="007A40A7" w:rsidRPr="007A40A7" w:rsidRDefault="007A40A7" w:rsidP="007A40A7">
            <w:pPr>
              <w:spacing w:after="240"/>
              <w:ind w:left="102" w:right="528"/>
              <w:jc w:val="left"/>
              <w:rPr>
                <w:rFonts w:ascii="Arial" w:eastAsia="Candara" w:hAnsi="Arial" w:cs="Times New Roman"/>
                <w:sz w:val="32"/>
                <w:szCs w:val="32"/>
                <w:lang w:eastAsia="en-IN"/>
              </w:rPr>
            </w:pPr>
          </w:p>
        </w:tc>
        <w:tc>
          <w:tcPr>
            <w:tcW w:w="3870" w:type="dxa"/>
            <w:tcBorders>
              <w:right w:val="single" w:sz="2" w:space="0" w:color="FFC000"/>
            </w:tcBorders>
          </w:tcPr>
          <w:p w14:paraId="02A421CE" w14:textId="77777777" w:rsidR="007A40A7" w:rsidRPr="007A40A7" w:rsidRDefault="007A40A7" w:rsidP="007A40A7">
            <w:pPr>
              <w:spacing w:after="240"/>
              <w:ind w:left="101" w:right="533"/>
              <w:jc w:val="left"/>
              <w:rPr>
                <w:rFonts w:ascii="Arial" w:eastAsia="Candara" w:hAnsi="Arial" w:cs="Times New Roman"/>
                <w:b/>
                <w:caps/>
                <w:color w:val="EDBB3B" w:themeColor="accent3"/>
                <w:sz w:val="32"/>
                <w:szCs w:val="32"/>
                <w:lang w:eastAsia="en-IN"/>
              </w:rPr>
            </w:pPr>
            <w:r w:rsidRPr="007A40A7">
              <w:rPr>
                <w:rFonts w:ascii="Arial" w:eastAsia="Candara" w:hAnsi="Arial" w:cs="Times New Roman"/>
                <w:b/>
                <w:caps/>
                <w:color w:val="EDBB3B" w:themeColor="accent3"/>
                <w:sz w:val="32"/>
                <w:szCs w:val="32"/>
                <w:lang w:eastAsia="en-IN"/>
              </w:rPr>
              <w:t>smell</w:t>
            </w:r>
          </w:p>
          <w:p w14:paraId="6DB18C16" w14:textId="77777777" w:rsidR="007A40A7" w:rsidRPr="007A40A7" w:rsidRDefault="007A40A7" w:rsidP="007A40A7">
            <w:pPr>
              <w:spacing w:after="240"/>
              <w:ind w:left="102" w:right="528"/>
              <w:jc w:val="left"/>
              <w:rPr>
                <w:rFonts w:ascii="Arial" w:eastAsia="Candara" w:hAnsi="Arial" w:cs="Times New Roman"/>
                <w:b/>
                <w:noProof/>
                <w:color w:val="000000" w:themeColor="text1"/>
                <w:sz w:val="32"/>
                <w:szCs w:val="32"/>
                <w:lang w:eastAsia="en-IN"/>
              </w:rPr>
            </w:pPr>
            <w:r w:rsidRPr="007A40A7">
              <w:rPr>
                <w:rFonts w:ascii="Arial" w:eastAsia="Candara" w:hAnsi="Arial" w:cs="Times New Roman"/>
                <w:b/>
                <w:noProof/>
                <w:color w:val="000000" w:themeColor="text1"/>
                <w:sz w:val="32"/>
                <w:szCs w:val="32"/>
                <w:lang w:eastAsia="en-IN"/>
              </w:rPr>
              <w:t>Fragrences, Fans</w:t>
            </w:r>
          </w:p>
        </w:tc>
        <w:tc>
          <w:tcPr>
            <w:tcW w:w="3870" w:type="dxa"/>
            <w:tcBorders>
              <w:left w:val="single" w:sz="2" w:space="0" w:color="FFC000"/>
            </w:tcBorders>
          </w:tcPr>
          <w:p w14:paraId="4F58274C" w14:textId="77777777" w:rsidR="007A40A7" w:rsidRPr="007A40A7" w:rsidRDefault="007A40A7" w:rsidP="007A40A7">
            <w:pPr>
              <w:spacing w:after="240"/>
              <w:ind w:left="101" w:right="533"/>
              <w:jc w:val="left"/>
              <w:rPr>
                <w:rFonts w:ascii="Arial" w:eastAsia="Candara" w:hAnsi="Arial" w:cs="Times New Roman"/>
                <w:b/>
                <w:caps/>
                <w:color w:val="EDBB3B" w:themeColor="accent3"/>
                <w:sz w:val="32"/>
                <w:szCs w:val="32"/>
                <w:lang w:eastAsia="en-IN"/>
              </w:rPr>
            </w:pPr>
            <w:r w:rsidRPr="007A40A7">
              <w:rPr>
                <w:rFonts w:ascii="Arial" w:eastAsia="Candara" w:hAnsi="Arial" w:cs="Times New Roman"/>
                <w:b/>
                <w:caps/>
                <w:color w:val="EDBB3B" w:themeColor="accent3"/>
                <w:sz w:val="32"/>
                <w:szCs w:val="32"/>
                <w:lang w:eastAsia="en-IN"/>
              </w:rPr>
              <w:t>touch</w:t>
            </w:r>
          </w:p>
          <w:p w14:paraId="03E87065" w14:textId="77777777" w:rsidR="007A40A7" w:rsidRPr="007A40A7" w:rsidRDefault="007A40A7" w:rsidP="007A40A7">
            <w:pPr>
              <w:spacing w:after="240"/>
              <w:ind w:left="102" w:right="528"/>
              <w:jc w:val="left"/>
              <w:rPr>
                <w:rFonts w:ascii="Arial" w:eastAsia="Candara" w:hAnsi="Arial" w:cs="Times New Roman"/>
                <w:b/>
                <w:noProof/>
                <w:color w:val="000000" w:themeColor="text1"/>
                <w:sz w:val="32"/>
                <w:szCs w:val="32"/>
                <w:lang w:eastAsia="en-IN"/>
              </w:rPr>
            </w:pPr>
            <w:r w:rsidRPr="007A40A7">
              <w:rPr>
                <w:rFonts w:ascii="Arial" w:eastAsia="Candara" w:hAnsi="Arial" w:cs="Times New Roman"/>
                <w:b/>
                <w:noProof/>
                <w:color w:val="000000" w:themeColor="text1"/>
                <w:sz w:val="32"/>
                <w:szCs w:val="32"/>
                <w:lang w:eastAsia="en-IN"/>
              </w:rPr>
              <w:t>Keyboards, Seats</w:t>
            </w:r>
          </w:p>
        </w:tc>
      </w:tr>
    </w:tbl>
    <w:p w14:paraId="1789D13E" w14:textId="7E0D66D1" w:rsidR="007A40A7" w:rsidRDefault="007A40A7" w:rsidP="00BC3EC4">
      <w:pPr>
        <w:pStyle w:val="Subtitle"/>
        <w:jc w:val="both"/>
      </w:pPr>
    </w:p>
    <w:p w14:paraId="632E6D3D" w14:textId="0721AD2F" w:rsidR="0087055D" w:rsidRDefault="0087055D" w:rsidP="00BC3EC4">
      <w:pPr>
        <w:pStyle w:val="Subtitle"/>
        <w:jc w:val="both"/>
      </w:pPr>
    </w:p>
    <w:p w14:paraId="31FD8664" w14:textId="66198B82" w:rsidR="0087055D" w:rsidRDefault="0087055D" w:rsidP="00BC3EC4">
      <w:pPr>
        <w:pStyle w:val="Subtitle"/>
        <w:jc w:val="both"/>
      </w:pPr>
    </w:p>
    <w:p w14:paraId="344E312F" w14:textId="77777777" w:rsidR="0087055D" w:rsidRDefault="0087055D" w:rsidP="00BC3EC4">
      <w:pPr>
        <w:pStyle w:val="Subtitle"/>
        <w:jc w:val="both"/>
      </w:pPr>
    </w:p>
    <w:p w14:paraId="3C77B659" w14:textId="77777777" w:rsidR="0087055D" w:rsidRDefault="0087055D" w:rsidP="00BC3EC4">
      <w:pPr>
        <w:pStyle w:val="Subtitle"/>
        <w:jc w:val="both"/>
      </w:pPr>
    </w:p>
    <w:p w14:paraId="7CB0D88A" w14:textId="77777777" w:rsidR="0087055D" w:rsidRDefault="0087055D" w:rsidP="00BC3EC4">
      <w:pPr>
        <w:pStyle w:val="Subtitle"/>
        <w:jc w:val="both"/>
      </w:pPr>
    </w:p>
    <w:p w14:paraId="14F15D9D" w14:textId="77777777" w:rsidR="0087055D" w:rsidRDefault="0087055D" w:rsidP="00BC3EC4">
      <w:pPr>
        <w:pStyle w:val="Subtitle"/>
        <w:jc w:val="both"/>
      </w:pPr>
    </w:p>
    <w:p w14:paraId="616C0397" w14:textId="77777777" w:rsidR="0087055D" w:rsidRDefault="0087055D" w:rsidP="00BC3EC4">
      <w:pPr>
        <w:pStyle w:val="Subtitle"/>
        <w:jc w:val="both"/>
      </w:pPr>
    </w:p>
    <w:p w14:paraId="392B51C9" w14:textId="77777777" w:rsidR="0087055D" w:rsidRDefault="0087055D" w:rsidP="00BC3EC4">
      <w:pPr>
        <w:pStyle w:val="Subtitle"/>
        <w:jc w:val="both"/>
      </w:pPr>
    </w:p>
    <w:p w14:paraId="7D09EA9E" w14:textId="4DED6CFA" w:rsidR="0087055D" w:rsidRDefault="0087055D" w:rsidP="00BC3EC4">
      <w:pPr>
        <w:pStyle w:val="Subtitle"/>
        <w:jc w:val="both"/>
      </w:pPr>
      <w:r w:rsidRPr="0087055D">
        <w:drawing>
          <wp:inline distT="0" distB="0" distL="0" distR="0" wp14:anchorId="29D9A979" wp14:editId="1FE9939D">
            <wp:extent cx="6831390" cy="3842657"/>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9583" cy="3852891"/>
                    </a:xfrm>
                    <a:prstGeom prst="rect">
                      <a:avLst/>
                    </a:prstGeom>
                  </pic:spPr>
                </pic:pic>
              </a:graphicData>
            </a:graphic>
          </wp:inline>
        </w:drawing>
      </w:r>
    </w:p>
    <w:p w14:paraId="287A8E4F" w14:textId="4E6BB140" w:rsidR="0087055D" w:rsidRDefault="0087055D" w:rsidP="00BC3EC4">
      <w:pPr>
        <w:pStyle w:val="Subtitle"/>
        <w:jc w:val="both"/>
      </w:pPr>
    </w:p>
    <w:p w14:paraId="147BD59F" w14:textId="6DBEF86B" w:rsidR="0087055D" w:rsidRDefault="0087055D" w:rsidP="00BC3EC4">
      <w:pPr>
        <w:pStyle w:val="Subtitle"/>
        <w:jc w:val="both"/>
      </w:pPr>
    </w:p>
    <w:p w14:paraId="524D21E6" w14:textId="741A464C" w:rsidR="0087055D" w:rsidRDefault="0087055D" w:rsidP="00BC3EC4">
      <w:pPr>
        <w:pStyle w:val="Subtitle"/>
        <w:jc w:val="both"/>
      </w:pPr>
    </w:p>
    <w:p w14:paraId="2F07D855" w14:textId="5B02FF22" w:rsidR="0087055D" w:rsidRDefault="0087055D" w:rsidP="00BC3EC4">
      <w:pPr>
        <w:pStyle w:val="Subtitle"/>
        <w:jc w:val="both"/>
      </w:pPr>
    </w:p>
    <w:p w14:paraId="1D02956B" w14:textId="072AEA17" w:rsidR="0087055D" w:rsidRDefault="0087055D" w:rsidP="00BC3EC4">
      <w:pPr>
        <w:pStyle w:val="Subtitle"/>
        <w:jc w:val="both"/>
      </w:pPr>
    </w:p>
    <w:p w14:paraId="14631B05" w14:textId="39105E2B" w:rsidR="0087055D" w:rsidRDefault="0087055D" w:rsidP="00BC3EC4">
      <w:pPr>
        <w:pStyle w:val="Subtitle"/>
        <w:jc w:val="both"/>
      </w:pPr>
    </w:p>
    <w:p w14:paraId="6308A0FB" w14:textId="77777777" w:rsidR="0087055D" w:rsidRDefault="0087055D" w:rsidP="0087055D">
      <w:pPr>
        <w:rPr>
          <w:b/>
          <w:sz w:val="24"/>
          <w:szCs w:val="24"/>
        </w:rPr>
      </w:pPr>
    </w:p>
    <w:p w14:paraId="5D14AE06" w14:textId="77777777" w:rsidR="0087055D" w:rsidRPr="0087055D" w:rsidRDefault="0087055D" w:rsidP="0087055D">
      <w:pPr>
        <w:rPr>
          <w:sz w:val="36"/>
          <w:szCs w:val="36"/>
          <w:u w:val="single"/>
        </w:rPr>
      </w:pPr>
      <w:r w:rsidRPr="0087055D">
        <w:rPr>
          <w:b/>
          <w:sz w:val="36"/>
          <w:szCs w:val="36"/>
          <w:u w:val="single"/>
        </w:rPr>
        <w:lastRenderedPageBreak/>
        <w:t>Declaration</w:t>
      </w:r>
    </w:p>
    <w:p w14:paraId="7D650B25" w14:textId="77777777" w:rsidR="0087055D" w:rsidRPr="0087055D" w:rsidRDefault="0087055D" w:rsidP="0087055D">
      <w:pPr>
        <w:rPr>
          <w:sz w:val="36"/>
          <w:szCs w:val="36"/>
        </w:rPr>
      </w:pPr>
    </w:p>
    <w:p w14:paraId="28698B05" w14:textId="77777777" w:rsidR="0087055D" w:rsidRPr="0087055D" w:rsidRDefault="0087055D" w:rsidP="0087055D">
      <w:pPr>
        <w:jc w:val="both"/>
        <w:rPr>
          <w:sz w:val="36"/>
          <w:szCs w:val="36"/>
        </w:rPr>
      </w:pPr>
      <w:r w:rsidRPr="0087055D">
        <w:rPr>
          <w:sz w:val="36"/>
          <w:szCs w:val="36"/>
        </w:rPr>
        <w:t xml:space="preserve">I certify that this word document report is all my own work and contains no plagiarism. By Submitting this assignment, I agree to the following terms: </w:t>
      </w:r>
    </w:p>
    <w:p w14:paraId="74070CF7" w14:textId="77777777" w:rsidR="0087055D" w:rsidRPr="0087055D" w:rsidRDefault="0087055D" w:rsidP="0087055D">
      <w:pPr>
        <w:pBdr>
          <w:top w:val="single" w:sz="4" w:space="1" w:color="auto"/>
          <w:left w:val="single" w:sz="4" w:space="4" w:color="auto"/>
          <w:bottom w:val="single" w:sz="4" w:space="1" w:color="auto"/>
          <w:right w:val="single" w:sz="4" w:space="4" w:color="auto"/>
        </w:pBdr>
        <w:jc w:val="both"/>
        <w:rPr>
          <w:sz w:val="36"/>
          <w:szCs w:val="36"/>
        </w:rPr>
      </w:pPr>
      <w:r w:rsidRPr="0087055D">
        <w:rPr>
          <w:sz w:val="36"/>
          <w:szCs w:val="36"/>
        </w:rPr>
        <w:t xml:space="preserve">Any text, diagrams, summaries or other material copied from other sources (including, but not limited to, books, journals and the internet) have been clearly acknowledged and referenced.  This written submission will note these materials in the text </w:t>
      </w:r>
      <w:proofErr w:type="gramStart"/>
      <w:r w:rsidRPr="0087055D">
        <w:rPr>
          <w:sz w:val="36"/>
          <w:szCs w:val="36"/>
        </w:rPr>
        <w:t>by the use of</w:t>
      </w:r>
      <w:proofErr w:type="gramEnd"/>
      <w:r w:rsidRPr="0087055D">
        <w:rPr>
          <w:sz w:val="36"/>
          <w:szCs w:val="36"/>
        </w:rPr>
        <w:t xml:space="preserve"> ‘quotation marks’ (or indented Italics for longer quotations) followed by the author’s name and date [e.g. (Byrne, 2008)] either in the text or in a footnote/endnote. </w:t>
      </w:r>
    </w:p>
    <w:p w14:paraId="4D894AE1" w14:textId="77777777" w:rsidR="0087055D" w:rsidRPr="0087055D" w:rsidRDefault="0087055D" w:rsidP="0087055D">
      <w:pPr>
        <w:pBdr>
          <w:top w:val="single" w:sz="4" w:space="1" w:color="auto"/>
          <w:left w:val="single" w:sz="4" w:space="4" w:color="auto"/>
          <w:bottom w:val="single" w:sz="4" w:space="1" w:color="auto"/>
          <w:right w:val="single" w:sz="4" w:space="4" w:color="auto"/>
        </w:pBdr>
        <w:jc w:val="both"/>
        <w:rPr>
          <w:sz w:val="36"/>
          <w:szCs w:val="36"/>
        </w:rPr>
      </w:pPr>
      <w:r w:rsidRPr="0087055D">
        <w:rPr>
          <w:sz w:val="36"/>
          <w:szCs w:val="36"/>
        </w:rPr>
        <w:t xml:space="preserve">These details are then confirmed by a fuller reference in the bibliography. </w:t>
      </w:r>
    </w:p>
    <w:p w14:paraId="270A69FD" w14:textId="77777777" w:rsidR="0087055D" w:rsidRPr="0087055D" w:rsidRDefault="0087055D" w:rsidP="0087055D">
      <w:pPr>
        <w:pBdr>
          <w:top w:val="single" w:sz="4" w:space="1" w:color="auto"/>
          <w:left w:val="single" w:sz="4" w:space="4" w:color="auto"/>
          <w:bottom w:val="single" w:sz="4" w:space="1" w:color="auto"/>
          <w:right w:val="single" w:sz="4" w:space="4" w:color="auto"/>
        </w:pBdr>
        <w:jc w:val="both"/>
        <w:rPr>
          <w:sz w:val="36"/>
          <w:szCs w:val="36"/>
        </w:rPr>
      </w:pPr>
      <w:r w:rsidRPr="0087055D">
        <w:rPr>
          <w:sz w:val="36"/>
          <w:szCs w:val="36"/>
        </w:rPr>
        <w:t xml:space="preserve">I have read the sections on referencing and plagiarism in the handbook or in the WIT Plagiarism policy and I understand that only assignments which are free of plagiarism will be awarded marks. I further understand that WIT has a plagiarism policy which can lead to the suspension or permanent expulsion of students in serious cases (WIT, 2008). </w:t>
      </w:r>
    </w:p>
    <w:p w14:paraId="5590D6FD" w14:textId="77777777" w:rsidR="0087055D" w:rsidRPr="0087055D" w:rsidRDefault="0087055D" w:rsidP="0087055D">
      <w:pPr>
        <w:rPr>
          <w:sz w:val="36"/>
          <w:szCs w:val="36"/>
        </w:rPr>
      </w:pPr>
    </w:p>
    <w:p w14:paraId="30949E13" w14:textId="77777777" w:rsidR="0087055D" w:rsidRPr="0087055D" w:rsidRDefault="0087055D" w:rsidP="0087055D">
      <w:pPr>
        <w:rPr>
          <w:sz w:val="36"/>
          <w:szCs w:val="36"/>
        </w:rPr>
      </w:pPr>
      <w:r w:rsidRPr="0087055D">
        <w:rPr>
          <w:sz w:val="36"/>
          <w:szCs w:val="36"/>
        </w:rPr>
        <w:t xml:space="preserve"> </w:t>
      </w:r>
    </w:p>
    <w:p w14:paraId="50810389" w14:textId="10A46138" w:rsidR="0087055D" w:rsidRPr="0087055D" w:rsidRDefault="0087055D" w:rsidP="0087055D">
      <w:pPr>
        <w:rPr>
          <w:sz w:val="36"/>
          <w:szCs w:val="36"/>
          <w:u w:val="single"/>
        </w:rPr>
      </w:pPr>
      <w:r w:rsidRPr="0087055D">
        <w:rPr>
          <w:sz w:val="36"/>
          <w:szCs w:val="36"/>
        </w:rPr>
        <w:t xml:space="preserve">Date: </w:t>
      </w:r>
      <w:r w:rsidRPr="0087055D">
        <w:rPr>
          <w:sz w:val="36"/>
          <w:szCs w:val="36"/>
        </w:rPr>
        <w:tab/>
      </w:r>
      <w:r w:rsidRPr="0087055D">
        <w:rPr>
          <w:sz w:val="36"/>
          <w:szCs w:val="36"/>
        </w:rPr>
        <w:tab/>
      </w:r>
      <w:r w:rsidR="00682FD7" w:rsidRPr="0087055D">
        <w:rPr>
          <w:sz w:val="36"/>
          <w:szCs w:val="36"/>
          <w:u w:val="single"/>
        </w:rPr>
        <w:tab/>
      </w:r>
      <w:r w:rsidR="00682FD7" w:rsidRPr="0087055D">
        <w:rPr>
          <w:sz w:val="36"/>
          <w:szCs w:val="36"/>
          <w:u w:val="single"/>
        </w:rPr>
        <w:tab/>
      </w:r>
      <w:r w:rsidRPr="0087055D">
        <w:rPr>
          <w:sz w:val="36"/>
          <w:szCs w:val="36"/>
          <w:u w:val="single"/>
        </w:rPr>
        <w:tab/>
      </w:r>
      <w:r w:rsidR="00682FD7">
        <w:rPr>
          <w:sz w:val="36"/>
          <w:szCs w:val="36"/>
          <w:u w:val="single"/>
        </w:rPr>
        <w:t>15/12/2019</w:t>
      </w:r>
      <w:r w:rsidRPr="0087055D">
        <w:rPr>
          <w:sz w:val="36"/>
          <w:szCs w:val="36"/>
          <w:u w:val="single"/>
        </w:rPr>
        <w:tab/>
      </w:r>
      <w:r w:rsidRPr="0087055D">
        <w:rPr>
          <w:sz w:val="36"/>
          <w:szCs w:val="36"/>
          <w:u w:val="single"/>
        </w:rPr>
        <w:tab/>
      </w:r>
      <w:r w:rsidRPr="0087055D">
        <w:rPr>
          <w:sz w:val="36"/>
          <w:szCs w:val="36"/>
          <w:u w:val="single"/>
        </w:rPr>
        <w:tab/>
      </w:r>
      <w:r w:rsidRPr="0087055D">
        <w:rPr>
          <w:sz w:val="36"/>
          <w:szCs w:val="36"/>
          <w:u w:val="single"/>
        </w:rPr>
        <w:tab/>
      </w:r>
      <w:r w:rsidRPr="0087055D">
        <w:rPr>
          <w:sz w:val="36"/>
          <w:szCs w:val="36"/>
          <w:u w:val="single"/>
        </w:rPr>
        <w:tab/>
      </w:r>
    </w:p>
    <w:p w14:paraId="0071874C" w14:textId="77777777" w:rsidR="0087055D" w:rsidRPr="0087055D" w:rsidRDefault="0087055D" w:rsidP="0087055D">
      <w:pPr>
        <w:rPr>
          <w:sz w:val="36"/>
          <w:szCs w:val="36"/>
        </w:rPr>
      </w:pPr>
    </w:p>
    <w:p w14:paraId="1E603100" w14:textId="2D75E1A0" w:rsidR="0087055D" w:rsidRPr="0087055D" w:rsidRDefault="0087055D" w:rsidP="0087055D">
      <w:pPr>
        <w:rPr>
          <w:sz w:val="36"/>
          <w:szCs w:val="36"/>
          <w:u w:val="single"/>
        </w:rPr>
      </w:pPr>
      <w:r w:rsidRPr="0087055D">
        <w:rPr>
          <w:sz w:val="36"/>
          <w:szCs w:val="36"/>
        </w:rPr>
        <w:t>Student signature:</w:t>
      </w:r>
      <w:r w:rsidRPr="0087055D">
        <w:rPr>
          <w:sz w:val="36"/>
          <w:szCs w:val="36"/>
        </w:rPr>
        <w:tab/>
      </w:r>
      <w:r w:rsidRPr="0087055D">
        <w:rPr>
          <w:sz w:val="36"/>
          <w:szCs w:val="36"/>
          <w:u w:val="single"/>
        </w:rPr>
        <w:tab/>
      </w:r>
      <w:r w:rsidR="00682FD7">
        <w:rPr>
          <w:sz w:val="36"/>
          <w:szCs w:val="36"/>
          <w:u w:val="single"/>
        </w:rPr>
        <w:t>Robert Fox</w:t>
      </w:r>
      <w:r w:rsidRPr="0087055D">
        <w:rPr>
          <w:sz w:val="36"/>
          <w:szCs w:val="36"/>
          <w:u w:val="single"/>
        </w:rPr>
        <w:tab/>
      </w:r>
      <w:r w:rsidRPr="0087055D">
        <w:rPr>
          <w:sz w:val="36"/>
          <w:szCs w:val="36"/>
          <w:u w:val="single"/>
        </w:rPr>
        <w:tab/>
      </w:r>
      <w:r w:rsidR="00682FD7" w:rsidRPr="0087055D">
        <w:rPr>
          <w:sz w:val="36"/>
          <w:szCs w:val="36"/>
          <w:u w:val="single"/>
        </w:rPr>
        <w:tab/>
      </w:r>
      <w:r w:rsidR="00682FD7" w:rsidRPr="0087055D">
        <w:rPr>
          <w:sz w:val="36"/>
          <w:szCs w:val="36"/>
          <w:u w:val="single"/>
        </w:rPr>
        <w:tab/>
      </w:r>
      <w:r w:rsidR="00682FD7" w:rsidRPr="0087055D">
        <w:rPr>
          <w:sz w:val="36"/>
          <w:szCs w:val="36"/>
          <w:u w:val="single"/>
        </w:rPr>
        <w:tab/>
      </w:r>
      <w:r w:rsidRPr="0087055D">
        <w:rPr>
          <w:sz w:val="36"/>
          <w:szCs w:val="36"/>
          <w:u w:val="single"/>
        </w:rPr>
        <w:tab/>
      </w:r>
    </w:p>
    <w:p w14:paraId="6B447DED" w14:textId="77777777" w:rsidR="0087055D" w:rsidRPr="0087055D" w:rsidRDefault="0087055D" w:rsidP="0087055D">
      <w:pPr>
        <w:rPr>
          <w:sz w:val="36"/>
          <w:szCs w:val="36"/>
        </w:rPr>
      </w:pPr>
      <w:r w:rsidRPr="0087055D">
        <w:rPr>
          <w:sz w:val="36"/>
          <w:szCs w:val="36"/>
        </w:rPr>
        <w:t xml:space="preserve"> </w:t>
      </w:r>
    </w:p>
    <w:p w14:paraId="3D9FE9E4" w14:textId="2B3E7B05" w:rsidR="0087055D" w:rsidRPr="0087055D" w:rsidRDefault="0087055D" w:rsidP="0087055D">
      <w:pPr>
        <w:rPr>
          <w:sz w:val="36"/>
          <w:szCs w:val="36"/>
          <w:u w:val="single"/>
        </w:rPr>
      </w:pPr>
      <w:r w:rsidRPr="0087055D">
        <w:rPr>
          <w:sz w:val="36"/>
          <w:szCs w:val="36"/>
        </w:rPr>
        <w:t>Student email:</w:t>
      </w:r>
      <w:r w:rsidRPr="0087055D">
        <w:rPr>
          <w:sz w:val="36"/>
          <w:szCs w:val="36"/>
        </w:rPr>
        <w:tab/>
      </w:r>
      <w:r w:rsidRPr="0087055D">
        <w:rPr>
          <w:sz w:val="36"/>
          <w:szCs w:val="36"/>
        </w:rPr>
        <w:tab/>
      </w:r>
      <w:r w:rsidR="00682FD7" w:rsidRPr="0087055D">
        <w:rPr>
          <w:sz w:val="36"/>
          <w:szCs w:val="36"/>
          <w:u w:val="single"/>
        </w:rPr>
        <w:tab/>
      </w:r>
      <w:r w:rsidR="00682FD7" w:rsidRPr="0087055D">
        <w:rPr>
          <w:sz w:val="36"/>
          <w:szCs w:val="36"/>
          <w:u w:val="single"/>
        </w:rPr>
        <w:tab/>
      </w:r>
      <w:r w:rsidRPr="0087055D">
        <w:rPr>
          <w:sz w:val="36"/>
          <w:szCs w:val="36"/>
          <w:u w:val="single"/>
        </w:rPr>
        <w:tab/>
      </w:r>
      <w:r w:rsidR="00682FD7">
        <w:rPr>
          <w:sz w:val="36"/>
          <w:szCs w:val="36"/>
          <w:u w:val="single"/>
        </w:rPr>
        <w:t>20088034@wit.ie</w:t>
      </w:r>
      <w:r w:rsidRPr="0087055D">
        <w:rPr>
          <w:sz w:val="36"/>
          <w:szCs w:val="36"/>
          <w:u w:val="single"/>
        </w:rPr>
        <w:tab/>
      </w:r>
      <w:r w:rsidR="00682FD7" w:rsidRPr="0087055D">
        <w:rPr>
          <w:sz w:val="36"/>
          <w:szCs w:val="36"/>
          <w:u w:val="single"/>
        </w:rPr>
        <w:tab/>
      </w:r>
      <w:r w:rsidRPr="0087055D">
        <w:rPr>
          <w:sz w:val="36"/>
          <w:szCs w:val="36"/>
          <w:u w:val="single"/>
        </w:rPr>
        <w:tab/>
      </w:r>
    </w:p>
    <w:p w14:paraId="43F958CF" w14:textId="77777777" w:rsidR="0087055D" w:rsidRDefault="0087055D" w:rsidP="00BC3EC4">
      <w:pPr>
        <w:pStyle w:val="Subtitle"/>
        <w:jc w:val="both"/>
      </w:pPr>
    </w:p>
    <w:sectPr w:rsidR="0087055D" w:rsidSect="007A40A7">
      <w:headerReference w:type="default" r:id="rId34"/>
      <w:footerReference w:type="default" r:id="rId35"/>
      <w:pgSz w:w="12240" w:h="15840"/>
      <w:pgMar w:top="720" w:right="720" w:bottom="1080" w:left="720" w:header="648" w:footer="64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9F3C7" w14:textId="77777777" w:rsidR="00EC7A3F" w:rsidRDefault="00EC7A3F">
      <w:pPr>
        <w:spacing w:after="0"/>
      </w:pPr>
      <w:r>
        <w:separator/>
      </w:r>
    </w:p>
  </w:endnote>
  <w:endnote w:type="continuationSeparator" w:id="0">
    <w:p w14:paraId="307476A5" w14:textId="77777777" w:rsidR="00EC7A3F" w:rsidRDefault="00EC7A3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aramond">
    <w:charset w:val="00"/>
    <w:family w:val="roman"/>
    <w:pitch w:val="variable"/>
    <w:sig w:usb0="00000287" w:usb1="00000000" w:usb2="00000000" w:usb3="00000000" w:csb0="0000009F" w:csb1="00000000"/>
  </w:font>
  <w:font w:name="MS PGothic">
    <w:altName w:val="ＭＳ Ｐゴシック"/>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83860" w14:textId="6498F638" w:rsidR="003315B6" w:rsidRDefault="003315B6" w:rsidP="003315B6">
    <w:pPr>
      <w:pStyle w:val="Footer"/>
    </w:pPr>
    <w:r>
      <w:t>SSD 1</w:t>
    </w:r>
    <w:r>
      <w:ptab w:relativeTo="margin" w:alignment="center" w:leader="none"/>
    </w:r>
    <w:r>
      <w:t>Communications</w:t>
    </w:r>
    <w:r>
      <w:ptab w:relativeTo="margin" w:alignment="right" w:leader="none"/>
    </w:r>
    <w:r>
      <w:t>15/12/2019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E8D58" w14:textId="77777777" w:rsidR="00EC7A3F" w:rsidRDefault="00EC7A3F">
      <w:pPr>
        <w:spacing w:after="0"/>
      </w:pPr>
      <w:r>
        <w:separator/>
      </w:r>
    </w:p>
  </w:footnote>
  <w:footnote w:type="continuationSeparator" w:id="0">
    <w:p w14:paraId="18AD0289" w14:textId="77777777" w:rsidR="00EC7A3F" w:rsidRDefault="00EC7A3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6FFD8" w14:textId="48012025" w:rsidR="003315B6" w:rsidRDefault="00682FD7">
    <w:pPr>
      <w:pStyle w:val="Header"/>
    </w:pPr>
    <w:sdt>
      <w:sdtPr>
        <w:id w:val="-596256739"/>
        <w:docPartObj>
          <w:docPartGallery w:val="Page Numbers (Margins)"/>
          <w:docPartUnique/>
        </w:docPartObj>
      </w:sdtPr>
      <w:sdtEndPr/>
      <w:sdtContent>
        <w:r w:rsidR="003315B6">
          <w:rPr>
            <w:noProof/>
          </w:rPr>
          <mc:AlternateContent>
            <mc:Choice Requires="wps">
              <w:drawing>
                <wp:anchor distT="0" distB="0" distL="114300" distR="114300" simplePos="0" relativeHeight="251659264" behindDoc="0" locked="0" layoutInCell="0" allowOverlap="1" wp14:anchorId="5EA90B61" wp14:editId="568370E5">
                  <wp:simplePos x="0" y="0"/>
                  <wp:positionH relativeFrom="rightMargin">
                    <wp:align>right</wp:align>
                  </wp:positionH>
                  <mc:AlternateContent>
                    <mc:Choice Requires="wp14">
                      <wp:positionV relativeFrom="margin">
                        <wp14:pctPosVOffset>10000</wp14:pctPosVOffset>
                      </wp:positionV>
                    </mc:Choice>
                    <mc:Fallback>
                      <wp:positionV relativeFrom="page">
                        <wp:posOffset>1348740</wp:posOffset>
                      </wp:positionV>
                    </mc:Fallback>
                  </mc:AlternateContent>
                  <wp:extent cx="819150" cy="433705"/>
                  <wp:effectExtent l="0" t="0" r="1905"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66C1F" w14:textId="77777777" w:rsidR="003315B6" w:rsidRDefault="003315B6">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5EA90B61" id="Rectangle 1" o:spid="_x0000_s1030" style="position:absolute;left:0;text-align:left;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" o:allowincell="f" stroked="f">
                  <v:textbox style="mso-fit-shape-to-text:t" inset="0,,0">
                    <w:txbxContent>
                      <w:p w14:paraId="16266C1F" w14:textId="77777777" w:rsidR="003315B6" w:rsidRDefault="003315B6">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sdtContent>
    </w:sdt>
    <w:r w:rsidR="003315B6">
      <w:t xml:space="preserve">Robert </w:t>
    </w:r>
    <w:bookmarkStart w:id="24" w:name="_GoBack"/>
    <w:proofErr w:type="gramStart"/>
    <w:r w:rsidR="003315B6">
      <w:t>Fox :</w:t>
    </w:r>
    <w:bookmarkEnd w:id="24"/>
    <w:proofErr w:type="gramEnd"/>
    <w:r w:rsidR="003315B6">
      <w:t xml:space="preserve"> 20088034</w:t>
    </w:r>
  </w:p>
  <w:p w14:paraId="7EEBCF11" w14:textId="77777777" w:rsidR="006D712C" w:rsidRDefault="006D71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3EA7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9822D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C0816E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9344E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6F0777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16023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2ADB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14861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AE8A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B162F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9E81F46"/>
    <w:multiLevelType w:val="hybridMultilevel"/>
    <w:tmpl w:val="D49E538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AF0"/>
    <w:rsid w:val="00137FCE"/>
    <w:rsid w:val="0019127C"/>
    <w:rsid w:val="001B3609"/>
    <w:rsid w:val="002018D4"/>
    <w:rsid w:val="00244A66"/>
    <w:rsid w:val="0028112F"/>
    <w:rsid w:val="002C43B7"/>
    <w:rsid w:val="00300A21"/>
    <w:rsid w:val="003063A9"/>
    <w:rsid w:val="003315B6"/>
    <w:rsid w:val="003564B1"/>
    <w:rsid w:val="00395734"/>
    <w:rsid w:val="003A6D44"/>
    <w:rsid w:val="00427C7A"/>
    <w:rsid w:val="00430E0F"/>
    <w:rsid w:val="004A1435"/>
    <w:rsid w:val="004B0672"/>
    <w:rsid w:val="004D467F"/>
    <w:rsid w:val="00500BE2"/>
    <w:rsid w:val="00566FBC"/>
    <w:rsid w:val="005A5141"/>
    <w:rsid w:val="005A766B"/>
    <w:rsid w:val="00660F0B"/>
    <w:rsid w:val="00682FD7"/>
    <w:rsid w:val="006D712C"/>
    <w:rsid w:val="00751F9C"/>
    <w:rsid w:val="007A40A7"/>
    <w:rsid w:val="007C2398"/>
    <w:rsid w:val="0087055D"/>
    <w:rsid w:val="0087772E"/>
    <w:rsid w:val="00880F85"/>
    <w:rsid w:val="008B0905"/>
    <w:rsid w:val="00912AF0"/>
    <w:rsid w:val="00957E31"/>
    <w:rsid w:val="00A46912"/>
    <w:rsid w:val="00B02D9E"/>
    <w:rsid w:val="00B552FB"/>
    <w:rsid w:val="00B85806"/>
    <w:rsid w:val="00B9641B"/>
    <w:rsid w:val="00BC3EC4"/>
    <w:rsid w:val="00CB7982"/>
    <w:rsid w:val="00CF1B2C"/>
    <w:rsid w:val="00D10C5C"/>
    <w:rsid w:val="00D17C35"/>
    <w:rsid w:val="00D312E0"/>
    <w:rsid w:val="00D57FF2"/>
    <w:rsid w:val="00DB7A46"/>
    <w:rsid w:val="00DF7EFA"/>
    <w:rsid w:val="00E03D2C"/>
    <w:rsid w:val="00E1718F"/>
    <w:rsid w:val="00EB14FA"/>
    <w:rsid w:val="00EC7A3F"/>
    <w:rsid w:val="00EF78BF"/>
    <w:rsid w:val="00F01605"/>
    <w:rsid w:val="00F95A59"/>
    <w:rsid w:val="00FD0B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83FAEC5"/>
  <w15:chartTrackingRefBased/>
  <w15:docId w15:val="{1787587A-5F15-46B8-8D78-4DA83D43F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A59"/>
  </w:style>
  <w:style w:type="paragraph" w:styleId="Heading1">
    <w:name w:val="heading 1"/>
    <w:basedOn w:val="Normal"/>
    <w:link w:val="Heading1Char"/>
    <w:uiPriority w:val="9"/>
    <w:qFormat/>
    <w:rsid w:val="00F95A59"/>
    <w:pPr>
      <w:keepNext/>
      <w:keepLines/>
      <w:pBdr>
        <w:top w:val="single" w:sz="48" w:space="8" w:color="306189" w:themeColor="accent1" w:themeShade="BF"/>
        <w:bottom w:val="single" w:sz="48" w:space="8" w:color="306189" w:themeColor="accent1" w:themeShade="BF"/>
      </w:pBdr>
      <w:shd w:val="clear" w:color="auto" w:fill="306189" w:themeFill="accent1" w:themeFillShade="BF"/>
      <w:spacing w:before="160"/>
      <w:outlineLvl w:val="0"/>
    </w:pPr>
    <w:rPr>
      <w:rFonts w:asciiTheme="majorHAnsi" w:eastAsiaTheme="majorEastAsia" w:hAnsiTheme="majorHAnsi" w:cstheme="majorBidi"/>
      <w:color w:val="FFFFFF" w:themeColor="background1"/>
      <w:sz w:val="48"/>
      <w:szCs w:val="32"/>
    </w:rPr>
  </w:style>
  <w:style w:type="paragraph" w:styleId="Heading2">
    <w:name w:val="heading 2"/>
    <w:basedOn w:val="Normal"/>
    <w:link w:val="Heading2Char"/>
    <w:uiPriority w:val="9"/>
    <w:unhideWhenUsed/>
    <w:qFormat/>
    <w:pPr>
      <w:keepNext/>
      <w:keepLines/>
      <w:pBdr>
        <w:top w:val="single" w:sz="48" w:space="4" w:color="D8E6F1" w:themeColor="accent1" w:themeTint="33"/>
        <w:bottom w:val="single" w:sz="48" w:space="4" w:color="D8E6F1" w:themeColor="accent1" w:themeTint="33"/>
      </w:pBdr>
      <w:shd w:val="clear" w:color="auto" w:fill="D8E6F1" w:themeFill="accent1" w:themeFillTint="33"/>
      <w:spacing w:before="80" w:after="8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20415B" w:themeColor="accent1" w:themeShade="7F"/>
      <w:sz w:val="28"/>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306189" w:themeColor="accent1" w:themeShade="BF"/>
      <w:sz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306189" w:themeColor="accent1" w:themeShade="BF"/>
      <w:sz w:val="24"/>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20415B" w:themeColor="accent1" w:themeShade="7F"/>
      <w:sz w:val="24"/>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041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sid w:val="00F95A59"/>
    <w:rPr>
      <w:b/>
      <w:bCs/>
      <w:caps w:val="0"/>
      <w:smallCaps/>
      <w:color w:val="306189" w:themeColor="accent1" w:themeShade="BF"/>
      <w:spacing w:val="0"/>
    </w:rPr>
  </w:style>
  <w:style w:type="paragraph" w:styleId="Title">
    <w:name w:val="Title"/>
    <w:basedOn w:val="Normal"/>
    <w:link w:val="TitleChar"/>
    <w:uiPriority w:val="1"/>
    <w:qFormat/>
    <w:rsid w:val="00F95A59"/>
    <w:pPr>
      <w:pBdr>
        <w:top w:val="single" w:sz="8" w:space="10" w:color="2B577A" w:themeColor="text2"/>
        <w:bottom w:val="single" w:sz="8" w:space="10" w:color="2B577A" w:themeColor="text2"/>
      </w:pBdr>
      <w:spacing w:before="160"/>
      <w:contextualSpacing/>
    </w:pPr>
    <w:rPr>
      <w:rFonts w:asciiTheme="majorHAnsi" w:eastAsiaTheme="majorEastAsia" w:hAnsiTheme="majorHAnsi" w:cstheme="majorBidi"/>
      <w:caps/>
      <w:color w:val="C23C0C" w:themeColor="accent2" w:themeShade="BF"/>
      <w:kern w:val="28"/>
      <w:sz w:val="104"/>
      <w:szCs w:val="56"/>
    </w:rPr>
  </w:style>
  <w:style w:type="character" w:customStyle="1" w:styleId="TitleChar">
    <w:name w:val="Title Char"/>
    <w:basedOn w:val="DefaultParagraphFont"/>
    <w:link w:val="Title"/>
    <w:uiPriority w:val="1"/>
    <w:rsid w:val="00F95A59"/>
    <w:rPr>
      <w:rFonts w:asciiTheme="majorHAnsi" w:eastAsiaTheme="majorEastAsia" w:hAnsiTheme="majorHAnsi" w:cstheme="majorBidi"/>
      <w:caps/>
      <w:color w:val="C23C0C" w:themeColor="accent2" w:themeShade="BF"/>
      <w:kern w:val="28"/>
      <w:sz w:val="104"/>
      <w:szCs w:val="56"/>
    </w:rPr>
  </w:style>
  <w:style w:type="paragraph" w:styleId="Subtitle">
    <w:name w:val="Subtitle"/>
    <w:basedOn w:val="Normal"/>
    <w:link w:val="SubtitleChar"/>
    <w:uiPriority w:val="11"/>
    <w:qFormat/>
    <w:rsid w:val="00F95A59"/>
    <w:pPr>
      <w:numPr>
        <w:ilvl w:val="1"/>
      </w:numPr>
      <w:spacing w:before="200" w:after="0"/>
      <w:contextualSpacing/>
    </w:pPr>
    <w:rPr>
      <w:color w:val="C23C0C" w:themeColor="accent2" w:themeShade="BF"/>
      <w:sz w:val="52"/>
    </w:rPr>
  </w:style>
  <w:style w:type="character" w:customStyle="1" w:styleId="SubtitleChar">
    <w:name w:val="Subtitle Char"/>
    <w:basedOn w:val="DefaultParagraphFont"/>
    <w:link w:val="Subtitle"/>
    <w:uiPriority w:val="11"/>
    <w:rsid w:val="00F95A59"/>
    <w:rPr>
      <w:color w:val="C23C0C" w:themeColor="accent2" w:themeShade="BF"/>
      <w:sz w:val="52"/>
    </w:rPr>
  </w:style>
  <w:style w:type="character" w:customStyle="1" w:styleId="Heading1Char">
    <w:name w:val="Heading 1 Char"/>
    <w:basedOn w:val="DefaultParagraphFont"/>
    <w:link w:val="Heading1"/>
    <w:uiPriority w:val="9"/>
    <w:rsid w:val="00F95A59"/>
    <w:rPr>
      <w:rFonts w:asciiTheme="majorHAnsi" w:eastAsiaTheme="majorEastAsia" w:hAnsiTheme="majorHAnsi" w:cstheme="majorBidi"/>
      <w:color w:val="FFFFFF" w:themeColor="background1"/>
      <w:sz w:val="48"/>
      <w:szCs w:val="32"/>
      <w:shd w:val="clear" w:color="auto" w:fill="306189" w:themeFill="accent1"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shd w:val="clear" w:color="auto" w:fill="D8E6F1" w:themeFill="accent1" w:themeFillTint="33"/>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paragraph" w:styleId="Header">
    <w:name w:val="header"/>
    <w:basedOn w:val="Normal"/>
    <w:link w:val="HeaderChar"/>
    <w:uiPriority w:val="99"/>
    <w:unhideWhenUsed/>
    <w:pPr>
      <w:spacing w:after="0"/>
    </w:pPr>
  </w:style>
  <w:style w:type="character" w:customStyle="1" w:styleId="HeaderChar">
    <w:name w:val="Header Char"/>
    <w:basedOn w:val="DefaultParagraphFont"/>
    <w:link w:val="Header"/>
    <w:uiPriority w:val="99"/>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0415B" w:themeColor="accent1" w:themeShade="7F"/>
      <w:sz w:val="28"/>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06189" w:themeColor="accent1" w:themeShade="BF"/>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06189" w:themeColor="accent1" w:themeShade="BF"/>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0415B" w:themeColor="accent1" w:themeShade="7F"/>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0415B" w:themeColor="accent1" w:themeShade="7F"/>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F95A5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A59"/>
    <w:rPr>
      <w:rFonts w:ascii="Segoe UI" w:hAnsi="Segoe UI" w:cs="Segoe UI"/>
      <w:sz w:val="18"/>
      <w:szCs w:val="18"/>
    </w:rPr>
  </w:style>
  <w:style w:type="character" w:styleId="IntenseEmphasis">
    <w:name w:val="Intense Emphasis"/>
    <w:basedOn w:val="DefaultParagraphFont"/>
    <w:uiPriority w:val="21"/>
    <w:semiHidden/>
    <w:unhideWhenUsed/>
    <w:qFormat/>
    <w:rsid w:val="00F95A59"/>
    <w:rPr>
      <w:i/>
      <w:iCs/>
      <w:color w:val="306189" w:themeColor="accent1" w:themeShade="BF"/>
    </w:rPr>
  </w:style>
  <w:style w:type="paragraph" w:styleId="IntenseQuote">
    <w:name w:val="Intense Quote"/>
    <w:basedOn w:val="Normal"/>
    <w:next w:val="Normal"/>
    <w:link w:val="IntenseQuoteChar"/>
    <w:uiPriority w:val="30"/>
    <w:semiHidden/>
    <w:unhideWhenUsed/>
    <w:qFormat/>
    <w:rsid w:val="00F95A59"/>
    <w:pPr>
      <w:pBdr>
        <w:top w:val="single" w:sz="4" w:space="10" w:color="306189" w:themeColor="accent1" w:themeShade="BF"/>
        <w:bottom w:val="single" w:sz="4" w:space="10" w:color="306189" w:themeColor="accent1" w:themeShade="BF"/>
      </w:pBdr>
      <w:spacing w:before="360" w:after="360"/>
      <w:ind w:left="864" w:right="864"/>
    </w:pPr>
    <w:rPr>
      <w:i/>
      <w:iCs/>
      <w:color w:val="306189" w:themeColor="accent1" w:themeShade="BF"/>
    </w:rPr>
  </w:style>
  <w:style w:type="character" w:customStyle="1" w:styleId="IntenseQuoteChar">
    <w:name w:val="Intense Quote Char"/>
    <w:basedOn w:val="DefaultParagraphFont"/>
    <w:link w:val="IntenseQuote"/>
    <w:uiPriority w:val="30"/>
    <w:semiHidden/>
    <w:rsid w:val="00F95A59"/>
    <w:rPr>
      <w:i/>
      <w:iCs/>
      <w:color w:val="306189" w:themeColor="accent1" w:themeShade="BF"/>
    </w:rPr>
  </w:style>
  <w:style w:type="paragraph" w:styleId="BlockText">
    <w:name w:val="Block Text"/>
    <w:basedOn w:val="Normal"/>
    <w:uiPriority w:val="99"/>
    <w:semiHidden/>
    <w:unhideWhenUsed/>
    <w:rsid w:val="00F95A59"/>
    <w:pPr>
      <w:pBdr>
        <w:top w:val="single" w:sz="2" w:space="10" w:color="306189" w:themeColor="accent1" w:themeShade="BF" w:shadow="1"/>
        <w:left w:val="single" w:sz="2" w:space="10" w:color="306189" w:themeColor="accent1" w:themeShade="BF" w:shadow="1"/>
        <w:bottom w:val="single" w:sz="2" w:space="10" w:color="306189" w:themeColor="accent1" w:themeShade="BF" w:shadow="1"/>
        <w:right w:val="single" w:sz="2" w:space="10" w:color="306189" w:themeColor="accent1" w:themeShade="BF" w:shadow="1"/>
      </w:pBdr>
      <w:ind w:left="1152" w:right="1152"/>
    </w:pPr>
    <w:rPr>
      <w:i/>
      <w:iCs/>
      <w:color w:val="306189" w:themeColor="accent1" w:themeShade="BF"/>
    </w:rPr>
  </w:style>
  <w:style w:type="character" w:customStyle="1" w:styleId="UnresolvedMention1">
    <w:name w:val="Unresolved Mention1"/>
    <w:basedOn w:val="DefaultParagraphFont"/>
    <w:uiPriority w:val="99"/>
    <w:semiHidden/>
    <w:unhideWhenUsed/>
    <w:rsid w:val="00F95A59"/>
    <w:rPr>
      <w:color w:val="595959" w:themeColor="text1" w:themeTint="A6"/>
      <w:shd w:val="clear" w:color="auto" w:fill="E6E6E6"/>
    </w:rPr>
  </w:style>
  <w:style w:type="table" w:styleId="TableGrid">
    <w:name w:val="Table Grid"/>
    <w:basedOn w:val="TableNormal"/>
    <w:uiPriority w:val="39"/>
    <w:rsid w:val="00912AF0"/>
    <w:pPr>
      <w:spacing w:after="0"/>
      <w:jc w:val="left"/>
    </w:pPr>
    <w:tblPr>
      <w:tblCellMar>
        <w:left w:w="0" w:type="dxa"/>
        <w:right w:w="0" w:type="dxa"/>
      </w:tblCellMar>
    </w:tblPr>
  </w:style>
  <w:style w:type="table" w:styleId="TableGridLight">
    <w:name w:val="Grid Table Light"/>
    <w:basedOn w:val="TableNormal"/>
    <w:uiPriority w:val="40"/>
    <w:rsid w:val="00912AF0"/>
    <w:pPr>
      <w:spacing w:after="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10"/>
    <w:qFormat/>
    <w:rsid w:val="00912AF0"/>
    <w:pPr>
      <w:spacing w:after="200"/>
      <w:contextualSpacing/>
      <w:jc w:val="left"/>
    </w:pPr>
    <w:rPr>
      <w:b/>
      <w:color w:val="20415C" w:themeColor="accent1" w:themeShade="80"/>
      <w:sz w:val="24"/>
    </w:rPr>
  </w:style>
  <w:style w:type="character" w:customStyle="1" w:styleId="DateChar">
    <w:name w:val="Date Char"/>
    <w:basedOn w:val="DefaultParagraphFont"/>
    <w:link w:val="Date"/>
    <w:uiPriority w:val="10"/>
    <w:rsid w:val="00912AF0"/>
    <w:rPr>
      <w:b/>
      <w:color w:val="20415C" w:themeColor="accent1" w:themeShade="80"/>
      <w:sz w:val="24"/>
    </w:rPr>
  </w:style>
  <w:style w:type="table" w:styleId="PlainTable4">
    <w:name w:val="Plain Table 4"/>
    <w:basedOn w:val="TableNormal"/>
    <w:uiPriority w:val="44"/>
    <w:rsid w:val="00912AF0"/>
    <w:pPr>
      <w:spacing w:before="80" w:after="80"/>
      <w:jc w:val="left"/>
    </w:pPr>
    <w:tblPr>
      <w:tblStyleRowBandSize w:val="1"/>
      <w:tblStyleColBandSize w:val="1"/>
      <w:tblCellMar>
        <w:left w:w="0" w:type="dxa"/>
        <w:bottom w:w="72" w:type="dxa"/>
        <w:right w:w="0" w:type="dxa"/>
      </w:tblCellMar>
    </w:tblPr>
    <w:tblStylePr w:type="firstRow">
      <w:rPr>
        <w:b w:val="0"/>
        <w:bCs/>
        <w:i w:val="0"/>
      </w:rPr>
    </w:tblStylePr>
    <w:tblStylePr w:type="lastRow">
      <w:rPr>
        <w:b/>
        <w:bCs/>
      </w:rPr>
    </w:tblStylePr>
    <w:tblStylePr w:type="firstCol">
      <w:pPr>
        <w:wordWrap/>
        <w:spacing w:beforeLines="0" w:before="0" w:beforeAutospacing="0" w:afterLines="0" w:after="40" w:afterAutospacing="0"/>
      </w:pPr>
      <w:rPr>
        <w:b w:val="0"/>
        <w:bCs/>
        <w:i w:val="0"/>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500BE2"/>
    <w:pPr>
      <w:spacing w:after="100"/>
    </w:pPr>
  </w:style>
  <w:style w:type="paragraph" w:styleId="TOC2">
    <w:name w:val="toc 2"/>
    <w:basedOn w:val="Normal"/>
    <w:next w:val="Normal"/>
    <w:autoRedefine/>
    <w:uiPriority w:val="39"/>
    <w:unhideWhenUsed/>
    <w:rsid w:val="00500BE2"/>
    <w:pPr>
      <w:spacing w:after="100"/>
      <w:ind w:left="220"/>
    </w:pPr>
  </w:style>
  <w:style w:type="paragraph" w:styleId="TOC3">
    <w:name w:val="toc 3"/>
    <w:basedOn w:val="Normal"/>
    <w:next w:val="Normal"/>
    <w:autoRedefine/>
    <w:uiPriority w:val="39"/>
    <w:unhideWhenUsed/>
    <w:rsid w:val="00500BE2"/>
    <w:pPr>
      <w:spacing w:after="100"/>
      <w:ind w:left="440"/>
    </w:pPr>
  </w:style>
  <w:style w:type="character" w:styleId="Hyperlink">
    <w:name w:val="Hyperlink"/>
    <w:basedOn w:val="DefaultParagraphFont"/>
    <w:uiPriority w:val="99"/>
    <w:unhideWhenUsed/>
    <w:rsid w:val="00500BE2"/>
    <w:rPr>
      <w:color w:val="0563C1" w:themeColor="hyperlink"/>
      <w:u w:val="single"/>
    </w:rPr>
  </w:style>
  <w:style w:type="paragraph" w:styleId="NoSpacing">
    <w:name w:val="No Spacing"/>
    <w:link w:val="NoSpacingChar"/>
    <w:uiPriority w:val="1"/>
    <w:qFormat/>
    <w:rsid w:val="007A40A7"/>
    <w:pPr>
      <w:spacing w:after="0"/>
      <w:jc w:val="left"/>
    </w:pPr>
    <w:rPr>
      <w:lang w:eastAsia="en-US"/>
    </w:rPr>
  </w:style>
  <w:style w:type="character" w:customStyle="1" w:styleId="NoSpacingChar">
    <w:name w:val="No Spacing Char"/>
    <w:basedOn w:val="DefaultParagraphFont"/>
    <w:link w:val="NoSpacing"/>
    <w:uiPriority w:val="1"/>
    <w:rsid w:val="007A40A7"/>
    <w:rPr>
      <w:lang w:eastAsia="en-US"/>
    </w:rPr>
  </w:style>
  <w:style w:type="paragraph" w:styleId="ListParagraph">
    <w:name w:val="List Paragraph"/>
    <w:basedOn w:val="Normal"/>
    <w:uiPriority w:val="34"/>
    <w:qFormat/>
    <w:rsid w:val="004B0672"/>
    <w:pPr>
      <w:spacing w:line="259" w:lineRule="auto"/>
      <w:ind w:left="720"/>
      <w:contextualSpacing/>
      <w:jc w:val="left"/>
    </w:pPr>
    <w:rPr>
      <w:rFonts w:eastAsiaTheme="minorHAnsi"/>
      <w:lang w:val="en-I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775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sv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sv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fo\AppData\Local\Packages\Microsoft.Office.Desktop_8wekyb3d8bbwe\LocalCache\Roaming\Microsoft\Templates\Summer%20Fly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B91A1542614602A5A491BBE1AF843D"/>
        <w:category>
          <w:name w:val="General"/>
          <w:gallery w:val="placeholder"/>
        </w:category>
        <w:types>
          <w:type w:val="bbPlcHdr"/>
        </w:types>
        <w:behaviors>
          <w:behavior w:val="content"/>
        </w:behaviors>
        <w:guid w:val="{A60E9A2B-45E5-4DD4-88CF-B330F93802D5}"/>
      </w:docPartPr>
      <w:docPartBody>
        <w:p w:rsidR="006B2160" w:rsidRDefault="006F7F29" w:rsidP="006F7F29">
          <w:pPr>
            <w:pStyle w:val="B5B91A1542614602A5A491BBE1AF843D"/>
          </w:pPr>
          <w:r w:rsidRPr="00A20344">
            <w:t>Date</w:t>
          </w:r>
        </w:p>
      </w:docPartBody>
    </w:docPart>
    <w:docPart>
      <w:docPartPr>
        <w:name w:val="F50337D16A454937B36946BD4835156C"/>
        <w:category>
          <w:name w:val="General"/>
          <w:gallery w:val="placeholder"/>
        </w:category>
        <w:types>
          <w:type w:val="bbPlcHdr"/>
        </w:types>
        <w:behaviors>
          <w:behavior w:val="content"/>
        </w:behaviors>
        <w:guid w:val="{67421F09-44B4-4E7B-A52C-8606A4169E8D}"/>
      </w:docPartPr>
      <w:docPartBody>
        <w:p w:rsidR="006B2160" w:rsidRDefault="006F7F29" w:rsidP="006F7F29">
          <w:pPr>
            <w:pStyle w:val="F50337D16A454937B36946BD4835156C"/>
          </w:pPr>
          <w:r w:rsidRPr="00A20344">
            <w:t>Meeting called by</w:t>
          </w:r>
        </w:p>
      </w:docPartBody>
    </w:docPart>
    <w:docPart>
      <w:docPartPr>
        <w:name w:val="622C67810D2D4E3F9D088C55B9A5B753"/>
        <w:category>
          <w:name w:val="General"/>
          <w:gallery w:val="placeholder"/>
        </w:category>
        <w:types>
          <w:type w:val="bbPlcHdr"/>
        </w:types>
        <w:behaviors>
          <w:behavior w:val="content"/>
        </w:behaviors>
        <w:guid w:val="{54489326-955C-45B9-A4AA-CEDAB5B0A29B}"/>
      </w:docPartPr>
      <w:docPartBody>
        <w:p w:rsidR="006B2160" w:rsidRDefault="006F7F29" w:rsidP="006F7F29">
          <w:pPr>
            <w:pStyle w:val="622C67810D2D4E3F9D088C55B9A5B753"/>
          </w:pPr>
          <w:r w:rsidRPr="00A20344">
            <w:t>Attendees:</w:t>
          </w:r>
        </w:p>
      </w:docPartBody>
    </w:docPart>
    <w:docPart>
      <w:docPartPr>
        <w:name w:val="844064D3EA9746AFABE8AAB42F1C16CA"/>
        <w:category>
          <w:name w:val="General"/>
          <w:gallery w:val="placeholder"/>
        </w:category>
        <w:types>
          <w:type w:val="bbPlcHdr"/>
        </w:types>
        <w:behaviors>
          <w:behavior w:val="content"/>
        </w:behaviors>
        <w:guid w:val="{B517E5C7-0857-4708-A2B7-555049091075}"/>
      </w:docPartPr>
      <w:docPartBody>
        <w:p w:rsidR="006B2160" w:rsidRDefault="006F7F29" w:rsidP="006F7F29">
          <w:pPr>
            <w:pStyle w:val="844064D3EA9746AFABE8AAB42F1C16CA"/>
          </w:pPr>
          <w:r w:rsidRPr="00A20344">
            <w:t>Please read:</w:t>
          </w:r>
        </w:p>
      </w:docPartBody>
    </w:docPart>
    <w:docPart>
      <w:docPartPr>
        <w:name w:val="A04DACB838D74BCEA01015468147117C"/>
        <w:category>
          <w:name w:val="General"/>
          <w:gallery w:val="placeholder"/>
        </w:category>
        <w:types>
          <w:type w:val="bbPlcHdr"/>
        </w:types>
        <w:behaviors>
          <w:behavior w:val="content"/>
        </w:behaviors>
        <w:guid w:val="{95A97E6B-D7FC-45E4-92EE-4B71754C1C8A}"/>
      </w:docPartPr>
      <w:docPartBody>
        <w:p w:rsidR="006B2160" w:rsidRDefault="006F7F29" w:rsidP="006F7F29">
          <w:pPr>
            <w:pStyle w:val="A04DACB838D74BCEA01015468147117C"/>
          </w:pPr>
          <w:r w:rsidRPr="00A20344">
            <w:t>Please bring: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aramond">
    <w:charset w:val="00"/>
    <w:family w:val="roman"/>
    <w:pitch w:val="variable"/>
    <w:sig w:usb0="00000287" w:usb1="00000000" w:usb2="00000000" w:usb3="00000000" w:csb0="0000009F" w:csb1="00000000"/>
  </w:font>
  <w:font w:name="MS PGothic">
    <w:altName w:val="ＭＳ Ｐゴシック"/>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F29"/>
    <w:rsid w:val="003655DC"/>
    <w:rsid w:val="006B2160"/>
    <w:rsid w:val="006F7F2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EE4DD6C90947C7B7480841121D7BEE">
    <w:name w:val="79EE4DD6C90947C7B7480841121D7BEE"/>
  </w:style>
  <w:style w:type="paragraph" w:customStyle="1" w:styleId="31CEBFE31F7F45C6AD1A9B877CF9546F">
    <w:name w:val="31CEBFE31F7F45C6AD1A9B877CF9546F"/>
  </w:style>
  <w:style w:type="paragraph" w:customStyle="1" w:styleId="A83DFBB3BB4649EA9B9521309BBB0A14">
    <w:name w:val="A83DFBB3BB4649EA9B9521309BBB0A14"/>
  </w:style>
  <w:style w:type="paragraph" w:customStyle="1" w:styleId="018C1917E62E4F58A20190DD8D7CA03B">
    <w:name w:val="018C1917E62E4F58A20190DD8D7CA03B"/>
  </w:style>
  <w:style w:type="paragraph" w:customStyle="1" w:styleId="C28E8E71793B4A66B31051076FF59FC5">
    <w:name w:val="C28E8E71793B4A66B31051076FF59FC5"/>
  </w:style>
  <w:style w:type="paragraph" w:customStyle="1" w:styleId="25F4734486194A4691C79873D6542C70">
    <w:name w:val="25F4734486194A4691C79873D6542C70"/>
  </w:style>
  <w:style w:type="paragraph" w:customStyle="1" w:styleId="4916F40896304E88A5906A558557F4C7">
    <w:name w:val="4916F40896304E88A5906A558557F4C7"/>
    <w:rsid w:val="006F7F29"/>
  </w:style>
  <w:style w:type="paragraph" w:customStyle="1" w:styleId="DF953605F8A74C31BB5E76F84276C31D">
    <w:name w:val="DF953605F8A74C31BB5E76F84276C31D"/>
    <w:rsid w:val="006F7F29"/>
  </w:style>
  <w:style w:type="paragraph" w:customStyle="1" w:styleId="B5B91A1542614602A5A491BBE1AF843D">
    <w:name w:val="B5B91A1542614602A5A491BBE1AF843D"/>
    <w:rsid w:val="006F7F29"/>
  </w:style>
  <w:style w:type="paragraph" w:customStyle="1" w:styleId="4A5ECC3069D445C3A0D9BA9D3B1F7480">
    <w:name w:val="4A5ECC3069D445C3A0D9BA9D3B1F7480"/>
    <w:rsid w:val="006F7F29"/>
  </w:style>
  <w:style w:type="paragraph" w:customStyle="1" w:styleId="05693CA472B843948852FE5558EFE968">
    <w:name w:val="05693CA472B843948852FE5558EFE968"/>
    <w:rsid w:val="006F7F29"/>
  </w:style>
  <w:style w:type="paragraph" w:customStyle="1" w:styleId="F50337D16A454937B36946BD4835156C">
    <w:name w:val="F50337D16A454937B36946BD4835156C"/>
    <w:rsid w:val="006F7F29"/>
  </w:style>
  <w:style w:type="paragraph" w:customStyle="1" w:styleId="26A0B6E78CAE4EBA97548A7462093851">
    <w:name w:val="26A0B6E78CAE4EBA97548A7462093851"/>
    <w:rsid w:val="006F7F29"/>
  </w:style>
  <w:style w:type="paragraph" w:customStyle="1" w:styleId="622C67810D2D4E3F9D088C55B9A5B753">
    <w:name w:val="622C67810D2D4E3F9D088C55B9A5B753"/>
    <w:rsid w:val="006F7F29"/>
  </w:style>
  <w:style w:type="paragraph" w:customStyle="1" w:styleId="12193A1E585B4939A672BDAC92E93F3E">
    <w:name w:val="12193A1E585B4939A672BDAC92E93F3E"/>
    <w:rsid w:val="006F7F29"/>
  </w:style>
  <w:style w:type="paragraph" w:customStyle="1" w:styleId="844064D3EA9746AFABE8AAB42F1C16CA">
    <w:name w:val="844064D3EA9746AFABE8AAB42F1C16CA"/>
    <w:rsid w:val="006F7F29"/>
  </w:style>
  <w:style w:type="paragraph" w:customStyle="1" w:styleId="85F864F39A594A5B8D3734A292EA9C94">
    <w:name w:val="85F864F39A594A5B8D3734A292EA9C94"/>
    <w:rsid w:val="006F7F29"/>
  </w:style>
  <w:style w:type="paragraph" w:customStyle="1" w:styleId="A04DACB838D74BCEA01015468147117C">
    <w:name w:val="A04DACB838D74BCEA01015468147117C"/>
    <w:rsid w:val="006F7F29"/>
  </w:style>
  <w:style w:type="paragraph" w:customStyle="1" w:styleId="AD4FDFD6CE4943759F50D79AE2A58659">
    <w:name w:val="AD4FDFD6CE4943759F50D79AE2A58659"/>
    <w:rsid w:val="006F7F29"/>
  </w:style>
  <w:style w:type="paragraph" w:customStyle="1" w:styleId="420B7E68FE194A908A282C2D834F9A8A">
    <w:name w:val="420B7E68FE194A908A282C2D834F9A8A"/>
    <w:rsid w:val="006F7F29"/>
  </w:style>
  <w:style w:type="paragraph" w:customStyle="1" w:styleId="1F7CFB12C9D0439DA157FFAB53C9D140">
    <w:name w:val="1F7CFB12C9D0439DA157FFAB53C9D140"/>
    <w:rsid w:val="006F7F29"/>
  </w:style>
  <w:style w:type="paragraph" w:customStyle="1" w:styleId="6A44AF01AFF8475CB1DB95970698D08F">
    <w:name w:val="6A44AF01AFF8475CB1DB95970698D08F"/>
    <w:rsid w:val="006F7F29"/>
  </w:style>
  <w:style w:type="paragraph" w:customStyle="1" w:styleId="1313C13D1EAA4713B824B7B88C131E56">
    <w:name w:val="1313C13D1EAA4713B824B7B88C131E56"/>
    <w:rsid w:val="006F7F29"/>
  </w:style>
  <w:style w:type="paragraph" w:customStyle="1" w:styleId="B8C57D2490944064B87A0CD31C0CA745">
    <w:name w:val="B8C57D2490944064B87A0CD31C0CA745"/>
    <w:rsid w:val="006F7F29"/>
  </w:style>
  <w:style w:type="paragraph" w:customStyle="1" w:styleId="C0A8E0F916F54F89A7FDF56677C15FAC">
    <w:name w:val="C0A8E0F916F54F89A7FDF56677C15FAC"/>
    <w:rsid w:val="006F7F29"/>
  </w:style>
  <w:style w:type="paragraph" w:customStyle="1" w:styleId="4A992A9F9B0E43A4AA363AFA8A2FEDFA">
    <w:name w:val="4A992A9F9B0E43A4AA363AFA8A2FEDFA"/>
    <w:rsid w:val="006F7F29"/>
  </w:style>
  <w:style w:type="paragraph" w:customStyle="1" w:styleId="4F1D62DBCEB940419DB9330F784164BF">
    <w:name w:val="4F1D62DBCEB940419DB9330F784164BF"/>
    <w:rsid w:val="006F7F29"/>
  </w:style>
  <w:style w:type="paragraph" w:customStyle="1" w:styleId="1C4F409AE61849B88E73A3FC2FC00DCB">
    <w:name w:val="1C4F409AE61849B88E73A3FC2FC00DCB"/>
    <w:rsid w:val="006F7F29"/>
  </w:style>
  <w:style w:type="paragraph" w:customStyle="1" w:styleId="CAB63374C9E841F48CE539DD54BD5253">
    <w:name w:val="CAB63374C9E841F48CE539DD54BD5253"/>
    <w:rsid w:val="006F7F29"/>
  </w:style>
  <w:style w:type="paragraph" w:customStyle="1" w:styleId="ADB727B3840A42638BB0E6AC089B58A9">
    <w:name w:val="ADB727B3840A42638BB0E6AC089B58A9"/>
    <w:rsid w:val="006F7F29"/>
  </w:style>
  <w:style w:type="paragraph" w:customStyle="1" w:styleId="C1F64694E8644D9BAFE39703A62E8439">
    <w:name w:val="C1F64694E8644D9BAFE39703A62E8439"/>
    <w:rsid w:val="006F7F29"/>
  </w:style>
  <w:style w:type="paragraph" w:customStyle="1" w:styleId="59B2D8F069BC41F09674677CAA615EAE">
    <w:name w:val="59B2D8F069BC41F09674677CAA615EAE"/>
    <w:rsid w:val="006F7F29"/>
  </w:style>
  <w:style w:type="paragraph" w:customStyle="1" w:styleId="A851F1849AAF4CEF9F3635B4D7A82D3E">
    <w:name w:val="A851F1849AAF4CEF9F3635B4D7A82D3E"/>
    <w:rsid w:val="006F7F29"/>
  </w:style>
  <w:style w:type="paragraph" w:customStyle="1" w:styleId="C180D1EE94F94393B5EF63D2BE261F39">
    <w:name w:val="C180D1EE94F94393B5EF63D2BE261F39"/>
    <w:rsid w:val="006F7F29"/>
  </w:style>
  <w:style w:type="paragraph" w:customStyle="1" w:styleId="44239138A87E481A8C7063CCC6C5F638">
    <w:name w:val="44239138A87E481A8C7063CCC6C5F638"/>
    <w:rsid w:val="006F7F29"/>
  </w:style>
  <w:style w:type="paragraph" w:customStyle="1" w:styleId="E784076C1A304D42A6DBCE60ED4CC72B">
    <w:name w:val="E784076C1A304D42A6DBCE60ED4CC72B"/>
    <w:rsid w:val="006F7F29"/>
  </w:style>
  <w:style w:type="paragraph" w:customStyle="1" w:styleId="2E3889B2897B4D688E31C81559082B70">
    <w:name w:val="2E3889B2897B4D688E31C81559082B70"/>
    <w:rsid w:val="006F7F29"/>
  </w:style>
  <w:style w:type="paragraph" w:customStyle="1" w:styleId="3392E1EEE8444EE9AA8F4FAB81137559">
    <w:name w:val="3392E1EEE8444EE9AA8F4FAB81137559"/>
    <w:rsid w:val="006F7F29"/>
  </w:style>
  <w:style w:type="paragraph" w:customStyle="1" w:styleId="25CAFD97BA3B4711A5944B886F32DA90">
    <w:name w:val="25CAFD97BA3B4711A5944B886F32DA90"/>
    <w:rsid w:val="006F7F29"/>
  </w:style>
  <w:style w:type="paragraph" w:customStyle="1" w:styleId="C1647F29920845339BEF07C87A357723">
    <w:name w:val="C1647F29920845339BEF07C87A357723"/>
    <w:rsid w:val="006F7F29"/>
  </w:style>
  <w:style w:type="paragraph" w:customStyle="1" w:styleId="AC8CBD81F55A4CD2B3F6733CC13E5E28">
    <w:name w:val="AC8CBD81F55A4CD2B3F6733CC13E5E28"/>
    <w:rsid w:val="006F7F29"/>
  </w:style>
  <w:style w:type="paragraph" w:customStyle="1" w:styleId="088DE3F559A24618A46A27DEE38A427B">
    <w:name w:val="088DE3F559A24618A46A27DEE38A427B"/>
    <w:rsid w:val="006F7F29"/>
  </w:style>
  <w:style w:type="paragraph" w:customStyle="1" w:styleId="938DB1CAC02C490CAE096DF4CE89080E">
    <w:name w:val="938DB1CAC02C490CAE096DF4CE89080E"/>
    <w:rsid w:val="006F7F29"/>
  </w:style>
  <w:style w:type="paragraph" w:customStyle="1" w:styleId="BFCE1DD3FD654522B57A53FD53E394F8">
    <w:name w:val="BFCE1DD3FD654522B57A53FD53E394F8"/>
    <w:rsid w:val="006F7F29"/>
  </w:style>
  <w:style w:type="paragraph" w:customStyle="1" w:styleId="E649F7DB1BF34C05B7ADE5FE029943F6">
    <w:name w:val="E649F7DB1BF34C05B7ADE5FE029943F6"/>
    <w:rsid w:val="006F7F29"/>
  </w:style>
  <w:style w:type="paragraph" w:customStyle="1" w:styleId="142212B041DC454E843C32AED12A3E0C">
    <w:name w:val="142212B041DC454E843C32AED12A3E0C"/>
    <w:rsid w:val="006F7F29"/>
  </w:style>
  <w:style w:type="paragraph" w:customStyle="1" w:styleId="6ABC746C40EB4E58A7BCC1817C7F9340">
    <w:name w:val="6ABC746C40EB4E58A7BCC1817C7F9340"/>
    <w:rsid w:val="006F7F29"/>
  </w:style>
  <w:style w:type="paragraph" w:customStyle="1" w:styleId="7E197ABF025D4894926DE7B57F1AEDC2">
    <w:name w:val="7E197ABF025D4894926DE7B57F1AEDC2"/>
    <w:rsid w:val="006F7F29"/>
  </w:style>
  <w:style w:type="paragraph" w:customStyle="1" w:styleId="933A69D312D04257962C7D9FD0A629D4">
    <w:name w:val="933A69D312D04257962C7D9FD0A629D4"/>
    <w:rsid w:val="006F7F29"/>
  </w:style>
  <w:style w:type="paragraph" w:customStyle="1" w:styleId="B34AB818EDC74FE995050C3A90F33AAB">
    <w:name w:val="B34AB818EDC74FE995050C3A90F33AAB"/>
    <w:rsid w:val="006F7F29"/>
  </w:style>
  <w:style w:type="paragraph" w:customStyle="1" w:styleId="67A0D03C4FCC45D489A9C5797F6BA3E5">
    <w:name w:val="67A0D03C4FCC45D489A9C5797F6BA3E5"/>
    <w:rsid w:val="006F7F29"/>
  </w:style>
  <w:style w:type="paragraph" w:customStyle="1" w:styleId="E4AA3491E5E74C7D82C5D46DE97FCDC8">
    <w:name w:val="E4AA3491E5E74C7D82C5D46DE97FCDC8"/>
    <w:rsid w:val="006F7F29"/>
  </w:style>
  <w:style w:type="paragraph" w:customStyle="1" w:styleId="A5A99B32BCE34869ACCC93E0F807FEB0">
    <w:name w:val="A5A99B32BCE34869ACCC93E0F807FEB0"/>
    <w:rsid w:val="006F7F29"/>
  </w:style>
  <w:style w:type="paragraph" w:customStyle="1" w:styleId="9FD1974DA0774EE79DDB094792FEE84B">
    <w:name w:val="9FD1974DA0774EE79DDB094792FEE84B"/>
    <w:rsid w:val="006F7F29"/>
  </w:style>
  <w:style w:type="paragraph" w:customStyle="1" w:styleId="CB0E1D34C72E4D16B9CBFC5C226ED112">
    <w:name w:val="CB0E1D34C72E4D16B9CBFC5C226ED112"/>
    <w:rsid w:val="006F7F29"/>
  </w:style>
  <w:style w:type="paragraph" w:customStyle="1" w:styleId="69588DC4A7B34E8EA60A4C05B6986E9E">
    <w:name w:val="69588DC4A7B34E8EA60A4C05B6986E9E"/>
    <w:rsid w:val="006F7F29"/>
  </w:style>
  <w:style w:type="paragraph" w:customStyle="1" w:styleId="C22CFAF823F04DEB8C844B1F14F79DBF">
    <w:name w:val="C22CFAF823F04DEB8C844B1F14F79DBF"/>
    <w:rsid w:val="006F7F29"/>
  </w:style>
  <w:style w:type="paragraph" w:customStyle="1" w:styleId="00B69776D9C54E37B66C1CF10832E140">
    <w:name w:val="00B69776D9C54E37B66C1CF10832E140"/>
    <w:rsid w:val="006F7F29"/>
  </w:style>
  <w:style w:type="paragraph" w:customStyle="1" w:styleId="3C278534B13E4738B4CD50825F005C7D">
    <w:name w:val="3C278534B13E4738B4CD50825F005C7D"/>
    <w:rsid w:val="006F7F29"/>
  </w:style>
  <w:style w:type="paragraph" w:customStyle="1" w:styleId="C1D9CF787EA14F0A962C30766F77E4AB">
    <w:name w:val="C1D9CF787EA14F0A962C30766F77E4AB"/>
    <w:rsid w:val="006F7F29"/>
  </w:style>
  <w:style w:type="paragraph" w:customStyle="1" w:styleId="85AEFCF7DA2F4D6D824F032C1E7DC453">
    <w:name w:val="85AEFCF7DA2F4D6D824F032C1E7DC453"/>
    <w:rsid w:val="006F7F29"/>
  </w:style>
  <w:style w:type="paragraph" w:customStyle="1" w:styleId="50062E055B96445EAC694A86E1F2E205">
    <w:name w:val="50062E055B96445EAC694A86E1F2E205"/>
    <w:rsid w:val="006F7F29"/>
  </w:style>
  <w:style w:type="paragraph" w:customStyle="1" w:styleId="3E4580D3140341BF8148629AB252D143">
    <w:name w:val="3E4580D3140341BF8148629AB252D143"/>
    <w:rsid w:val="006F7F29"/>
  </w:style>
  <w:style w:type="paragraph" w:customStyle="1" w:styleId="BD804E416B6C4BF181B528BA1B243828">
    <w:name w:val="BD804E416B6C4BF181B528BA1B243828"/>
    <w:rsid w:val="006F7F29"/>
  </w:style>
  <w:style w:type="paragraph" w:customStyle="1" w:styleId="B33A942A81C5477DA7A024F626A59580">
    <w:name w:val="B33A942A81C5477DA7A024F626A59580"/>
    <w:rsid w:val="006F7F29"/>
  </w:style>
  <w:style w:type="paragraph" w:customStyle="1" w:styleId="1BFCA2F388914866973FE95143E6F5FA">
    <w:name w:val="1BFCA2F388914866973FE95143E6F5FA"/>
    <w:rsid w:val="006F7F29"/>
  </w:style>
  <w:style w:type="paragraph" w:customStyle="1" w:styleId="0786FEAAB8544CA4B339CE4DDA9F8BB7">
    <w:name w:val="0786FEAAB8544CA4B339CE4DDA9F8BB7"/>
    <w:rsid w:val="006F7F29"/>
  </w:style>
  <w:style w:type="paragraph" w:customStyle="1" w:styleId="9BCF86E7F67147CC98902B3848191108">
    <w:name w:val="9BCF86E7F67147CC98902B3848191108"/>
    <w:rsid w:val="006F7F29"/>
  </w:style>
  <w:style w:type="paragraph" w:customStyle="1" w:styleId="CE2126AEA9B141518298F7BECD26DA77">
    <w:name w:val="CE2126AEA9B141518298F7BECD26DA77"/>
    <w:rsid w:val="006F7F29"/>
  </w:style>
  <w:style w:type="paragraph" w:customStyle="1" w:styleId="20BF0A10068B4478A8528BB190FB22B8">
    <w:name w:val="20BF0A10068B4478A8528BB190FB22B8"/>
    <w:rsid w:val="006F7F29"/>
  </w:style>
  <w:style w:type="paragraph" w:customStyle="1" w:styleId="D518BF704A7041BABFF048C1EBA881AA">
    <w:name w:val="D518BF704A7041BABFF048C1EBA881AA"/>
    <w:rsid w:val="006F7F29"/>
  </w:style>
  <w:style w:type="paragraph" w:customStyle="1" w:styleId="7AFF99EE05FA4A598D7B7550EC59B2B2">
    <w:name w:val="7AFF99EE05FA4A598D7B7550EC59B2B2"/>
    <w:rsid w:val="003655DC"/>
  </w:style>
  <w:style w:type="paragraph" w:customStyle="1" w:styleId="57C77FF94BAF451482E41B6AE349D767">
    <w:name w:val="57C77FF94BAF451482E41B6AE349D767"/>
    <w:rsid w:val="003655DC"/>
  </w:style>
  <w:style w:type="paragraph" w:customStyle="1" w:styleId="29E4F6B92D4E41E6A1AEC23D4CE9DE4C">
    <w:name w:val="29E4F6B92D4E41E6A1AEC23D4CE9DE4C"/>
    <w:rsid w:val="003655DC"/>
  </w:style>
  <w:style w:type="paragraph" w:customStyle="1" w:styleId="C002C72FF8E944A8972C6EAFFF17A0DE">
    <w:name w:val="C002C72FF8E944A8972C6EAFFF17A0DE"/>
    <w:rsid w:val="003655DC"/>
  </w:style>
  <w:style w:type="paragraph" w:customStyle="1" w:styleId="61009397D0A3428BB1243861A035EFBA">
    <w:name w:val="61009397D0A3428BB1243861A035EFBA"/>
    <w:rsid w:val="003655DC"/>
  </w:style>
  <w:style w:type="paragraph" w:customStyle="1" w:styleId="88443CF409864209804EA3EC5223AF97">
    <w:name w:val="88443CF409864209804EA3EC5223AF97"/>
    <w:rsid w:val="003655DC"/>
  </w:style>
  <w:style w:type="paragraph" w:customStyle="1" w:styleId="7E2D1C6C48334477A039DE52E3FB9950">
    <w:name w:val="7E2D1C6C48334477A039DE52E3FB9950"/>
    <w:rsid w:val="003655DC"/>
  </w:style>
  <w:style w:type="paragraph" w:customStyle="1" w:styleId="47D4CC74228A4E3B9F8E10BB94A5B5C9">
    <w:name w:val="47D4CC74228A4E3B9F8E10BB94A5B5C9"/>
    <w:rsid w:val="003655DC"/>
  </w:style>
  <w:style w:type="paragraph" w:customStyle="1" w:styleId="6C3287FFA8004EC1B9E87BAEBFD2D1A1">
    <w:name w:val="6C3287FFA8004EC1B9E87BAEBFD2D1A1"/>
    <w:rsid w:val="003655DC"/>
  </w:style>
  <w:style w:type="paragraph" w:customStyle="1" w:styleId="51F186115B3848AAAD6A0A013E0C0393">
    <w:name w:val="51F186115B3848AAAD6A0A013E0C0393"/>
    <w:rsid w:val="003655DC"/>
  </w:style>
  <w:style w:type="paragraph" w:customStyle="1" w:styleId="9FF7BA0E3A424CC3B7637CD35769DBFE">
    <w:name w:val="9FF7BA0E3A424CC3B7637CD35769DBFE"/>
    <w:rsid w:val="003655DC"/>
  </w:style>
  <w:style w:type="paragraph" w:customStyle="1" w:styleId="AEF16A658D3640B380E118A9D37B5279">
    <w:name w:val="AEF16A658D3640B380E118A9D37B5279"/>
    <w:rsid w:val="003655DC"/>
  </w:style>
  <w:style w:type="paragraph" w:customStyle="1" w:styleId="F600471F62EE4C3C85C0A91A1312CFCA">
    <w:name w:val="F600471F62EE4C3C85C0A91A1312CFCA"/>
    <w:rsid w:val="003655DC"/>
  </w:style>
  <w:style w:type="paragraph" w:customStyle="1" w:styleId="8B32AF64727740EC93FC7514B4E2F767">
    <w:name w:val="8B32AF64727740EC93FC7514B4E2F767"/>
    <w:rsid w:val="003655DC"/>
  </w:style>
  <w:style w:type="paragraph" w:customStyle="1" w:styleId="F1FA286EC50B4AE0A8E45E220EF56B5C">
    <w:name w:val="F1FA286EC50B4AE0A8E45E220EF56B5C"/>
    <w:rsid w:val="003655DC"/>
  </w:style>
  <w:style w:type="paragraph" w:customStyle="1" w:styleId="1C9FA32AD7384C64BC0612CEBDB50139">
    <w:name w:val="1C9FA32AD7384C64BC0612CEBDB50139"/>
    <w:rsid w:val="003655DC"/>
  </w:style>
  <w:style w:type="paragraph" w:customStyle="1" w:styleId="35E9827BBC664F7E9C0674AE101035E0">
    <w:name w:val="35E9827BBC664F7E9C0674AE101035E0"/>
    <w:rsid w:val="003655DC"/>
  </w:style>
  <w:style w:type="paragraph" w:customStyle="1" w:styleId="570F19B122EE464D84CE5F740BE6EBCD">
    <w:name w:val="570F19B122EE464D84CE5F740BE6EBCD"/>
    <w:rsid w:val="003655DC"/>
  </w:style>
  <w:style w:type="paragraph" w:customStyle="1" w:styleId="9A5235256E5C427C8173816488339C52">
    <w:name w:val="9A5235256E5C427C8173816488339C52"/>
    <w:rsid w:val="003655DC"/>
  </w:style>
  <w:style w:type="paragraph" w:customStyle="1" w:styleId="1E50AA66CF0541E794E20EDCD7DC597B">
    <w:name w:val="1E50AA66CF0541E794E20EDCD7DC597B"/>
    <w:rsid w:val="003655DC"/>
  </w:style>
  <w:style w:type="paragraph" w:customStyle="1" w:styleId="5CD14F8CE69448D4AB6BAB6146EF9753">
    <w:name w:val="5CD14F8CE69448D4AB6BAB6146EF9753"/>
    <w:rsid w:val="003655DC"/>
  </w:style>
  <w:style w:type="paragraph" w:customStyle="1" w:styleId="561B89876E4547B6B0652C4AFB3FA5D0">
    <w:name w:val="561B89876E4547B6B0652C4AFB3FA5D0"/>
    <w:rsid w:val="003655DC"/>
  </w:style>
  <w:style w:type="paragraph" w:customStyle="1" w:styleId="2FCAFAB48E1342C99FBF8561A5473590">
    <w:name w:val="2FCAFAB48E1342C99FBF8561A5473590"/>
    <w:rsid w:val="003655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85">
      <a:dk1>
        <a:sysClr val="windowText" lastClr="000000"/>
      </a:dk1>
      <a:lt1>
        <a:sysClr val="window" lastClr="FFFFFF"/>
      </a:lt1>
      <a:dk2>
        <a:srgbClr val="2B577A"/>
      </a:dk2>
      <a:lt2>
        <a:srgbClr val="C8E4FA"/>
      </a:lt2>
      <a:accent1>
        <a:srgbClr val="4183B8"/>
      </a:accent1>
      <a:accent2>
        <a:srgbClr val="F15A24"/>
      </a:accent2>
      <a:accent3>
        <a:srgbClr val="EDBB3B"/>
      </a:accent3>
      <a:accent4>
        <a:srgbClr val="9AD957"/>
      </a:accent4>
      <a:accent5>
        <a:srgbClr val="43CCB8"/>
      </a:accent5>
      <a:accent6>
        <a:srgbClr val="C07DC9"/>
      </a:accent6>
      <a:hlink>
        <a:srgbClr val="0563C1"/>
      </a:hlink>
      <a:folHlink>
        <a:srgbClr val="954F72"/>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communications</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CD5F8EC0810F4EBD46171C8779DE94" ma:contentTypeVersion="8" ma:contentTypeDescription="Create a new document." ma:contentTypeScope="" ma:versionID="f0acba4bf2ba68ad3429b9af6640b879">
  <xsd:schema xmlns:xsd="http://www.w3.org/2001/XMLSchema" xmlns:xs="http://www.w3.org/2001/XMLSchema" xmlns:p="http://schemas.microsoft.com/office/2006/metadata/properties" xmlns:ns3="2cb07cf6-b38e-4422-ad0d-b7b91a834e36" targetNamespace="http://schemas.microsoft.com/office/2006/metadata/properties" ma:root="true" ma:fieldsID="168ad87768f8e3ce768e72724b48f809" ns3:_="">
    <xsd:import namespace="2cb07cf6-b38e-4422-ad0d-b7b91a834e3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b07cf6-b38e-4422-ad0d-b7b91a834e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B5418F-B09A-4698-AA4C-5BE610F98F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b07cf6-b38e-4422-ad0d-b7b91a834e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DF8411-0BE2-450D-BBCD-2A85E1CBE5C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65CAF17-B25A-404C-B663-DB42B67B933C}">
  <ds:schemaRefs>
    <ds:schemaRef ds:uri="http://schemas.microsoft.com/sharepoint/v3/contenttype/forms"/>
  </ds:schemaRefs>
</ds:datastoreItem>
</file>

<file path=customXml/itemProps5.xml><?xml version="1.0" encoding="utf-8"?>
<ds:datastoreItem xmlns:ds="http://schemas.openxmlformats.org/officeDocument/2006/customXml" ds:itemID="{52368B09-8B0A-4D45-BA60-8F5E14B57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Summer Flyer</Template>
  <TotalTime>412</TotalTime>
  <Pages>16</Pages>
  <Words>582</Words>
  <Characters>3322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SSD 1</Company>
  <LinksUpToDate>false</LinksUpToDate>
  <CharactersWithSpaces>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 3</dc:title>
  <dc:subject>mARY CLARKE</dc:subject>
  <dc:creator>Robert Fox 20088034</dc:creator>
  <cp:keywords/>
  <dc:description/>
  <cp:lastModifiedBy>20088034</cp:lastModifiedBy>
  <cp:revision>33</cp:revision>
  <dcterms:created xsi:type="dcterms:W3CDTF">2019-12-14T18:13:00Z</dcterms:created>
  <dcterms:modified xsi:type="dcterms:W3CDTF">2019-12-18T01:00:00Z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0x01010079CD5F8EC0810F4EBD46171C8779DE94</vt:lpwstr>
  </property>
</Properties>
</file>